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9CED3" w14:textId="32795A88" w:rsidR="00EF6DB1" w:rsidRDefault="00A20B62">
      <w:pPr>
        <w:rPr>
          <w:rFonts w:asciiTheme="minorHAnsi" w:hAnsiTheme="minorHAnsi" w:cstheme="minorHAnsi"/>
        </w:rPr>
      </w:pPr>
      <w:r>
        <w:rPr>
          <w:rFonts w:ascii="Calibri" w:hAnsi="Calibri" w:cstheme="minorHAnsi"/>
          <w:b/>
          <w:noProof/>
        </w:rPr>
        <mc:AlternateContent>
          <mc:Choice Requires="wps">
            <w:drawing>
              <wp:anchor distT="0" distB="0" distL="114300" distR="114300" simplePos="0" relativeHeight="2" behindDoc="0" locked="0" layoutInCell="1" allowOverlap="1" wp14:anchorId="392F4826" wp14:editId="7F9D461F">
                <wp:simplePos x="0" y="0"/>
                <wp:positionH relativeFrom="column">
                  <wp:posOffset>139566</wp:posOffset>
                </wp:positionH>
                <wp:positionV relativeFrom="paragraph">
                  <wp:posOffset>27272</wp:posOffset>
                </wp:positionV>
                <wp:extent cx="5627370" cy="2450431"/>
                <wp:effectExtent l="0" t="0" r="0" b="1270"/>
                <wp:wrapNone/>
                <wp:docPr id="1" name="Text Box 2"/>
                <wp:cNvGraphicFramePr/>
                <a:graphic xmlns:a="http://schemas.openxmlformats.org/drawingml/2006/main">
                  <a:graphicData uri="http://schemas.microsoft.com/office/word/2010/wordprocessingShape">
                    <wps:wsp>
                      <wps:cNvSpPr/>
                      <wps:spPr>
                        <a:xfrm>
                          <a:off x="0" y="0"/>
                          <a:ext cx="5627370" cy="2450431"/>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E641D1C" w14:textId="3250ADC7" w:rsidR="00DF0A1D" w:rsidRDefault="00DF0A1D">
                            <w:pPr>
                              <w:pStyle w:val="FrameContents"/>
                              <w:jc w:val="center"/>
                              <w:rPr>
                                <w:rFonts w:ascii="Helvetica" w:hAnsi="Helvetica"/>
                                <w:b/>
                                <w:i/>
                                <w:iCs/>
                                <w:sz w:val="32"/>
                                <w:szCs w:val="32"/>
                              </w:rPr>
                            </w:pPr>
                            <w:r>
                              <w:rPr>
                                <w:rFonts w:ascii="Helvetica" w:hAnsi="Helvetica"/>
                                <w:b/>
                                <w:i/>
                                <w:iCs/>
                                <w:sz w:val="32"/>
                                <w:szCs w:val="32"/>
                              </w:rPr>
                              <w:t xml:space="preserve">CMU-Pitt </w:t>
                            </w:r>
                          </w:p>
                          <w:p w14:paraId="51BD90AA" w14:textId="77777777" w:rsidR="00DF0A1D" w:rsidRDefault="00DF0A1D">
                            <w:pPr>
                              <w:pStyle w:val="FrameContents"/>
                              <w:jc w:val="center"/>
                              <w:rPr>
                                <w:rFonts w:ascii="Helvetica" w:hAnsi="Helvetica"/>
                                <w:b/>
                                <w:i/>
                                <w:iCs/>
                                <w:sz w:val="32"/>
                                <w:szCs w:val="32"/>
                              </w:rPr>
                            </w:pPr>
                            <w:r>
                              <w:rPr>
                                <w:rFonts w:ascii="Helvetica" w:hAnsi="Helvetica"/>
                                <w:b/>
                                <w:i/>
                                <w:iCs/>
                                <w:sz w:val="32"/>
                                <w:szCs w:val="32"/>
                              </w:rPr>
                              <w:t>Brain Imaging Data Generation &amp; Education</w:t>
                            </w:r>
                          </w:p>
                          <w:p w14:paraId="7063AD43" w14:textId="77777777" w:rsidR="00DF0A1D" w:rsidRDefault="00DF0A1D">
                            <w:pPr>
                              <w:pStyle w:val="FrameContents"/>
                              <w:jc w:val="center"/>
                              <w:rPr>
                                <w:rFonts w:ascii="Helvetica" w:hAnsi="Helvetica"/>
                                <w:b/>
                                <w:i/>
                                <w:iCs/>
                                <w:sz w:val="32"/>
                                <w:szCs w:val="32"/>
                              </w:rPr>
                            </w:pPr>
                            <w:r>
                              <w:rPr>
                                <w:rFonts w:ascii="Helvetica" w:hAnsi="Helvetica"/>
                                <w:b/>
                                <w:i/>
                                <w:iCs/>
                                <w:sz w:val="32"/>
                                <w:szCs w:val="32"/>
                              </w:rPr>
                              <w:t xml:space="preserve">(BRIDGE) </w:t>
                            </w:r>
                          </w:p>
                          <w:p w14:paraId="3AFAC592" w14:textId="7492D99C" w:rsidR="00DF0A1D" w:rsidRDefault="00DF0A1D">
                            <w:pPr>
                              <w:pStyle w:val="FrameContents"/>
                              <w:jc w:val="center"/>
                              <w:rPr>
                                <w:rFonts w:ascii="Helvetica" w:hAnsi="Helvetica"/>
                                <w:b/>
                                <w:i/>
                                <w:iCs/>
                                <w:sz w:val="32"/>
                                <w:szCs w:val="32"/>
                              </w:rPr>
                            </w:pPr>
                            <w:r>
                              <w:rPr>
                                <w:rFonts w:ascii="Helvetica" w:hAnsi="Helvetica"/>
                                <w:b/>
                                <w:i/>
                                <w:iCs/>
                                <w:sz w:val="32"/>
                                <w:szCs w:val="32"/>
                              </w:rPr>
                              <w:t>Center</w:t>
                            </w:r>
                          </w:p>
                          <w:p w14:paraId="40B33D71" w14:textId="001E35EE" w:rsidR="00DF0A1D" w:rsidRPr="002E1866" w:rsidRDefault="00DF0A1D">
                            <w:pPr>
                              <w:pStyle w:val="FrameContents"/>
                              <w:jc w:val="center"/>
                              <w:rPr>
                                <w:rFonts w:ascii="Helvetica" w:hAnsi="Helvetica"/>
                                <w:i/>
                                <w:iCs/>
                                <w:sz w:val="20"/>
                                <w:szCs w:val="20"/>
                              </w:rPr>
                            </w:pPr>
                            <w:r w:rsidRPr="002E1866">
                              <w:rPr>
                                <w:rFonts w:ascii="Helvetica" w:hAnsi="Helvetica"/>
                                <w:i/>
                                <w:iCs/>
                                <w:sz w:val="20"/>
                                <w:szCs w:val="20"/>
                              </w:rPr>
                              <w:t xml:space="preserve">Note: </w:t>
                            </w:r>
                            <w:r>
                              <w:rPr>
                                <w:rFonts w:ascii="Helvetica" w:hAnsi="Helvetica"/>
                                <w:i/>
                                <w:iCs/>
                                <w:sz w:val="20"/>
                                <w:szCs w:val="20"/>
                              </w:rPr>
                              <w:t>Provisional name</w:t>
                            </w:r>
                            <w:r w:rsidRPr="002E1866">
                              <w:rPr>
                                <w:rFonts w:ascii="Helvetica" w:hAnsi="Helvetica"/>
                                <w:i/>
                                <w:iCs/>
                                <w:sz w:val="20"/>
                                <w:szCs w:val="20"/>
                              </w:rPr>
                              <w:t>.</w:t>
                            </w:r>
                          </w:p>
                          <w:p w14:paraId="417A50F9" w14:textId="3DEDDBF3" w:rsidR="00DF0A1D" w:rsidRDefault="00DF0A1D">
                            <w:pPr>
                              <w:pStyle w:val="FrameContents"/>
                              <w:jc w:val="center"/>
                              <w:rPr>
                                <w:rFonts w:ascii="Helvetica" w:hAnsi="Helvetica"/>
                                <w:b/>
                                <w:i/>
                                <w:iCs/>
                                <w:sz w:val="32"/>
                                <w:szCs w:val="32"/>
                              </w:rPr>
                            </w:pPr>
                          </w:p>
                          <w:p w14:paraId="691BBDC2" w14:textId="77777777" w:rsidR="00DF0A1D" w:rsidRDefault="00DF0A1D">
                            <w:pPr>
                              <w:pStyle w:val="FrameContents"/>
                              <w:jc w:val="center"/>
                              <w:rPr>
                                <w:rFonts w:ascii="Helvetica" w:hAnsi="Helvetica"/>
                                <w:b/>
                                <w:i/>
                                <w:iCs/>
                                <w:sz w:val="32"/>
                                <w:szCs w:val="32"/>
                              </w:rPr>
                            </w:pPr>
                          </w:p>
                          <w:p w14:paraId="0C813F9F" w14:textId="77777777" w:rsidR="00DF0A1D" w:rsidRDefault="00DF0A1D">
                            <w:pPr>
                              <w:pStyle w:val="FrameContents"/>
                              <w:jc w:val="center"/>
                              <w:rPr>
                                <w:rFonts w:ascii="Helvetica" w:hAnsi="Helvetica"/>
                                <w:i/>
                                <w:iCs/>
                                <w:sz w:val="22"/>
                                <w:szCs w:val="22"/>
                              </w:rPr>
                            </w:pPr>
                            <w:r>
                              <w:rPr>
                                <w:rFonts w:ascii="Helvetica" w:hAnsi="Helvetica"/>
                                <w:i/>
                                <w:iCs/>
                                <w:sz w:val="22"/>
                                <w:szCs w:val="22"/>
                              </w:rPr>
                              <w:t>A collaborative research facility of</w:t>
                            </w:r>
                          </w:p>
                          <w:p w14:paraId="55725E19" w14:textId="77777777" w:rsidR="00DF0A1D" w:rsidRDefault="00DF0A1D">
                            <w:pPr>
                              <w:pStyle w:val="FrameContents"/>
                              <w:jc w:val="center"/>
                              <w:rPr>
                                <w:rFonts w:ascii="Helvetica" w:hAnsi="Helvetica"/>
                                <w:i/>
                                <w:iCs/>
                                <w:sz w:val="22"/>
                                <w:szCs w:val="22"/>
                              </w:rPr>
                            </w:pPr>
                            <w:r>
                              <w:rPr>
                                <w:rFonts w:ascii="Helvetica" w:hAnsi="Helvetica"/>
                                <w:i/>
                                <w:iCs/>
                                <w:sz w:val="22"/>
                                <w:szCs w:val="22"/>
                              </w:rPr>
                              <w:t>Carnegie Mellon University &amp; University of Pittsburgh</w:t>
                            </w:r>
                          </w:p>
                          <w:p w14:paraId="1F90CCC9" w14:textId="77777777" w:rsidR="00DF0A1D" w:rsidRDefault="00DF0A1D">
                            <w:pPr>
                              <w:pStyle w:val="FrameContents"/>
                              <w:jc w:val="center"/>
                              <w:rPr>
                                <w:rFonts w:ascii="Helvetica" w:hAnsi="Helvetica"/>
                                <w:i/>
                                <w:iCs/>
                                <w:sz w:val="22"/>
                                <w:szCs w:val="22"/>
                              </w:rPr>
                            </w:pPr>
                            <w:r>
                              <w:rPr>
                                <w:rFonts w:ascii="Helvetica" w:hAnsi="Helvetica"/>
                                <w:i/>
                                <w:iCs/>
                                <w:sz w:val="22"/>
                                <w:szCs w:val="22"/>
                              </w:rPr>
                              <w:t>Pittsburgh, PA 15213</w:t>
                            </w:r>
                          </w:p>
                          <w:p w14:paraId="110CFD7C" w14:textId="77777777" w:rsidR="00DF0A1D" w:rsidRDefault="00DF0A1D">
                            <w:pPr>
                              <w:pStyle w:val="FrameContents"/>
                              <w:jc w:val="center"/>
                              <w:rPr>
                                <w:rFonts w:ascii="Helvetica" w:hAnsi="Helvetica"/>
                                <w:i/>
                                <w:iCs/>
                                <w:sz w:val="22"/>
                                <w:szCs w:val="22"/>
                              </w:rPr>
                            </w:pPr>
                            <w:r>
                              <w:rPr>
                                <w:rFonts w:ascii="Helvetica" w:hAnsi="Helvetica"/>
                                <w:i/>
                                <w:iCs/>
                                <w:sz w:val="22"/>
                                <w:szCs w:val="22"/>
                              </w:rPr>
                              <w:t>412.268.7140</w:t>
                            </w:r>
                          </w:p>
                          <w:p w14:paraId="3A6535F2" w14:textId="77777777" w:rsidR="00DF0A1D" w:rsidRDefault="00DF0A1D">
                            <w:pPr>
                              <w:pStyle w:val="FrameContents"/>
                              <w:jc w:val="center"/>
                              <w:rPr>
                                <w:rFonts w:ascii="Helvetica" w:hAnsi="Helvetica"/>
                                <w:i/>
                                <w:iCs/>
                                <w:sz w:val="22"/>
                                <w:szCs w:val="22"/>
                              </w:rPr>
                            </w:pPr>
                          </w:p>
                          <w:p w14:paraId="57D34BB8" w14:textId="77777777" w:rsidR="00DF0A1D" w:rsidRDefault="00DF0A1D">
                            <w:pPr>
                              <w:pStyle w:val="FrameContents"/>
                              <w:jc w:val="center"/>
                              <w:rPr>
                                <w:rFonts w:ascii="Helvetica" w:hAnsi="Helvetica"/>
                                <w:i/>
                                <w:iCs/>
                                <w:sz w:val="22"/>
                                <w:szCs w:val="22"/>
                              </w:rPr>
                            </w:pPr>
                          </w:p>
                          <w:p w14:paraId="600CC4A2" w14:textId="77777777" w:rsidR="00DF0A1D" w:rsidRDefault="00DF0A1D">
                            <w:pPr>
                              <w:pStyle w:val="FrameContents"/>
                              <w:jc w:val="center"/>
                              <w:rPr>
                                <w:rFonts w:ascii="Helvetica" w:hAnsi="Helvetica"/>
                                <w:i/>
                                <w:iCs/>
                                <w:sz w:val="22"/>
                                <w:szCs w:val="22"/>
                              </w:rPr>
                            </w:pPr>
                          </w:p>
                          <w:p w14:paraId="64E05F2E" w14:textId="77777777" w:rsidR="00DF0A1D" w:rsidRDefault="00DF0A1D">
                            <w:pPr>
                              <w:pStyle w:val="FrameContents"/>
                              <w:jc w:val="center"/>
                              <w:rPr>
                                <w:rFonts w:ascii="Helvetica" w:hAnsi="Helvetica"/>
                                <w:b/>
                                <w:i/>
                                <w:iCs/>
                              </w:rPr>
                            </w:pPr>
                          </w:p>
                          <w:p w14:paraId="0EB049DF" w14:textId="77777777" w:rsidR="00DF0A1D" w:rsidRDefault="00DF0A1D">
                            <w:pPr>
                              <w:pStyle w:val="FrameContents"/>
                              <w:jc w:val="center"/>
                              <w:rPr>
                                <w:rFonts w:ascii="Helvetica" w:hAnsi="Helvetica"/>
                              </w:rPr>
                            </w:pPr>
                          </w:p>
                          <w:p w14:paraId="1C0EA18B" w14:textId="77777777" w:rsidR="00DF0A1D" w:rsidRDefault="00DF0A1D">
                            <w:pPr>
                              <w:pStyle w:val="FrameContents"/>
                              <w:jc w:val="center"/>
                            </w:pPr>
                          </w:p>
                        </w:txbxContent>
                      </wps:txbx>
                      <wps:bodyPr wrap="square">
                        <a:noAutofit/>
                      </wps:bodyPr>
                    </wps:wsp>
                  </a:graphicData>
                </a:graphic>
                <wp14:sizeRelV relativeFrom="margin">
                  <wp14:pctHeight>0</wp14:pctHeight>
                </wp14:sizeRelV>
              </wp:anchor>
            </w:drawing>
          </mc:Choice>
          <mc:Fallback>
            <w:pict>
              <v:rect w14:anchorId="392F4826" id="Text Box 2" o:spid="_x0000_s1026" style="position:absolute;margin-left:11pt;margin-top:2.15pt;width:443.1pt;height:192.9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" stroked="f">
                <v:textbox>
                  <w:txbxContent>
                    <w:p w14:paraId="2E641D1C" w14:textId="3250ADC7" w:rsidR="00DF0A1D" w:rsidRDefault="00DF0A1D">
                      <w:pPr>
                        <w:pStyle w:val="FrameContents"/>
                        <w:jc w:val="center"/>
                        <w:rPr>
                          <w:rFonts w:ascii="Helvetica" w:hAnsi="Helvetica"/>
                          <w:b/>
                          <w:i/>
                          <w:iCs/>
                          <w:sz w:val="32"/>
                          <w:szCs w:val="32"/>
                        </w:rPr>
                      </w:pPr>
                      <w:r>
                        <w:rPr>
                          <w:rFonts w:ascii="Helvetica" w:hAnsi="Helvetica"/>
                          <w:b/>
                          <w:i/>
                          <w:iCs/>
                          <w:sz w:val="32"/>
                          <w:szCs w:val="32"/>
                        </w:rPr>
                        <w:t xml:space="preserve">CMU-Pitt </w:t>
                      </w:r>
                    </w:p>
                    <w:p w14:paraId="51BD90AA" w14:textId="77777777" w:rsidR="00DF0A1D" w:rsidRDefault="00DF0A1D">
                      <w:pPr>
                        <w:pStyle w:val="FrameContents"/>
                        <w:jc w:val="center"/>
                        <w:rPr>
                          <w:rFonts w:ascii="Helvetica" w:hAnsi="Helvetica"/>
                          <w:b/>
                          <w:i/>
                          <w:iCs/>
                          <w:sz w:val="32"/>
                          <w:szCs w:val="32"/>
                        </w:rPr>
                      </w:pPr>
                      <w:r>
                        <w:rPr>
                          <w:rFonts w:ascii="Helvetica" w:hAnsi="Helvetica"/>
                          <w:b/>
                          <w:i/>
                          <w:iCs/>
                          <w:sz w:val="32"/>
                          <w:szCs w:val="32"/>
                        </w:rPr>
                        <w:t>Brain Imaging Data Generation &amp; Education</w:t>
                      </w:r>
                    </w:p>
                    <w:p w14:paraId="7063AD43" w14:textId="77777777" w:rsidR="00DF0A1D" w:rsidRDefault="00DF0A1D">
                      <w:pPr>
                        <w:pStyle w:val="FrameContents"/>
                        <w:jc w:val="center"/>
                        <w:rPr>
                          <w:rFonts w:ascii="Helvetica" w:hAnsi="Helvetica"/>
                          <w:b/>
                          <w:i/>
                          <w:iCs/>
                          <w:sz w:val="32"/>
                          <w:szCs w:val="32"/>
                        </w:rPr>
                      </w:pPr>
                      <w:r>
                        <w:rPr>
                          <w:rFonts w:ascii="Helvetica" w:hAnsi="Helvetica"/>
                          <w:b/>
                          <w:i/>
                          <w:iCs/>
                          <w:sz w:val="32"/>
                          <w:szCs w:val="32"/>
                        </w:rPr>
                        <w:t xml:space="preserve">(BRIDGE) </w:t>
                      </w:r>
                    </w:p>
                    <w:p w14:paraId="3AFAC592" w14:textId="7492D99C" w:rsidR="00DF0A1D" w:rsidRDefault="00DF0A1D">
                      <w:pPr>
                        <w:pStyle w:val="FrameContents"/>
                        <w:jc w:val="center"/>
                        <w:rPr>
                          <w:rFonts w:ascii="Helvetica" w:hAnsi="Helvetica"/>
                          <w:b/>
                          <w:i/>
                          <w:iCs/>
                          <w:sz w:val="32"/>
                          <w:szCs w:val="32"/>
                        </w:rPr>
                      </w:pPr>
                      <w:r>
                        <w:rPr>
                          <w:rFonts w:ascii="Helvetica" w:hAnsi="Helvetica"/>
                          <w:b/>
                          <w:i/>
                          <w:iCs/>
                          <w:sz w:val="32"/>
                          <w:szCs w:val="32"/>
                        </w:rPr>
                        <w:t>Center</w:t>
                      </w:r>
                    </w:p>
                    <w:p w14:paraId="40B33D71" w14:textId="001E35EE" w:rsidR="00DF0A1D" w:rsidRPr="002E1866" w:rsidRDefault="00DF0A1D">
                      <w:pPr>
                        <w:pStyle w:val="FrameContents"/>
                        <w:jc w:val="center"/>
                        <w:rPr>
                          <w:rFonts w:ascii="Helvetica" w:hAnsi="Helvetica"/>
                          <w:i/>
                          <w:iCs/>
                          <w:sz w:val="20"/>
                          <w:szCs w:val="20"/>
                        </w:rPr>
                      </w:pPr>
                      <w:r w:rsidRPr="002E1866">
                        <w:rPr>
                          <w:rFonts w:ascii="Helvetica" w:hAnsi="Helvetica"/>
                          <w:i/>
                          <w:iCs/>
                          <w:sz w:val="20"/>
                          <w:szCs w:val="20"/>
                        </w:rPr>
                        <w:t xml:space="preserve">Note: </w:t>
                      </w:r>
                      <w:r>
                        <w:rPr>
                          <w:rFonts w:ascii="Helvetica" w:hAnsi="Helvetica"/>
                          <w:i/>
                          <w:iCs/>
                          <w:sz w:val="20"/>
                          <w:szCs w:val="20"/>
                        </w:rPr>
                        <w:t>Provisional name</w:t>
                      </w:r>
                      <w:r w:rsidRPr="002E1866">
                        <w:rPr>
                          <w:rFonts w:ascii="Helvetica" w:hAnsi="Helvetica"/>
                          <w:i/>
                          <w:iCs/>
                          <w:sz w:val="20"/>
                          <w:szCs w:val="20"/>
                        </w:rPr>
                        <w:t>.</w:t>
                      </w:r>
                    </w:p>
                    <w:p w14:paraId="417A50F9" w14:textId="3DEDDBF3" w:rsidR="00DF0A1D" w:rsidRDefault="00DF0A1D">
                      <w:pPr>
                        <w:pStyle w:val="FrameContents"/>
                        <w:jc w:val="center"/>
                        <w:rPr>
                          <w:rFonts w:ascii="Helvetica" w:hAnsi="Helvetica"/>
                          <w:b/>
                          <w:i/>
                          <w:iCs/>
                          <w:sz w:val="32"/>
                          <w:szCs w:val="32"/>
                        </w:rPr>
                      </w:pPr>
                    </w:p>
                    <w:p w14:paraId="691BBDC2" w14:textId="77777777" w:rsidR="00DF0A1D" w:rsidRDefault="00DF0A1D">
                      <w:pPr>
                        <w:pStyle w:val="FrameContents"/>
                        <w:jc w:val="center"/>
                        <w:rPr>
                          <w:rFonts w:ascii="Helvetica" w:hAnsi="Helvetica"/>
                          <w:b/>
                          <w:i/>
                          <w:iCs/>
                          <w:sz w:val="32"/>
                          <w:szCs w:val="32"/>
                        </w:rPr>
                      </w:pPr>
                    </w:p>
                    <w:p w14:paraId="0C813F9F" w14:textId="77777777" w:rsidR="00DF0A1D" w:rsidRDefault="00DF0A1D">
                      <w:pPr>
                        <w:pStyle w:val="FrameContents"/>
                        <w:jc w:val="center"/>
                        <w:rPr>
                          <w:rFonts w:ascii="Helvetica" w:hAnsi="Helvetica"/>
                          <w:i/>
                          <w:iCs/>
                          <w:sz w:val="22"/>
                          <w:szCs w:val="22"/>
                        </w:rPr>
                      </w:pPr>
                      <w:r>
                        <w:rPr>
                          <w:rFonts w:ascii="Helvetica" w:hAnsi="Helvetica"/>
                          <w:i/>
                          <w:iCs/>
                          <w:sz w:val="22"/>
                          <w:szCs w:val="22"/>
                        </w:rPr>
                        <w:t>A collaborative research facility of</w:t>
                      </w:r>
                    </w:p>
                    <w:p w14:paraId="55725E19" w14:textId="77777777" w:rsidR="00DF0A1D" w:rsidRDefault="00DF0A1D">
                      <w:pPr>
                        <w:pStyle w:val="FrameContents"/>
                        <w:jc w:val="center"/>
                        <w:rPr>
                          <w:rFonts w:ascii="Helvetica" w:hAnsi="Helvetica"/>
                          <w:i/>
                          <w:iCs/>
                          <w:sz w:val="22"/>
                          <w:szCs w:val="22"/>
                        </w:rPr>
                      </w:pPr>
                      <w:r>
                        <w:rPr>
                          <w:rFonts w:ascii="Helvetica" w:hAnsi="Helvetica"/>
                          <w:i/>
                          <w:iCs/>
                          <w:sz w:val="22"/>
                          <w:szCs w:val="22"/>
                        </w:rPr>
                        <w:t>Carnegie Mellon University &amp; University of Pittsburgh</w:t>
                      </w:r>
                    </w:p>
                    <w:p w14:paraId="1F90CCC9" w14:textId="77777777" w:rsidR="00DF0A1D" w:rsidRDefault="00DF0A1D">
                      <w:pPr>
                        <w:pStyle w:val="FrameContents"/>
                        <w:jc w:val="center"/>
                        <w:rPr>
                          <w:rFonts w:ascii="Helvetica" w:hAnsi="Helvetica"/>
                          <w:i/>
                          <w:iCs/>
                          <w:sz w:val="22"/>
                          <w:szCs w:val="22"/>
                        </w:rPr>
                      </w:pPr>
                      <w:r>
                        <w:rPr>
                          <w:rFonts w:ascii="Helvetica" w:hAnsi="Helvetica"/>
                          <w:i/>
                          <w:iCs/>
                          <w:sz w:val="22"/>
                          <w:szCs w:val="22"/>
                        </w:rPr>
                        <w:t>Pittsburgh, PA 15213</w:t>
                      </w:r>
                    </w:p>
                    <w:p w14:paraId="110CFD7C" w14:textId="77777777" w:rsidR="00DF0A1D" w:rsidRDefault="00DF0A1D">
                      <w:pPr>
                        <w:pStyle w:val="FrameContents"/>
                        <w:jc w:val="center"/>
                        <w:rPr>
                          <w:rFonts w:ascii="Helvetica" w:hAnsi="Helvetica"/>
                          <w:i/>
                          <w:iCs/>
                          <w:sz w:val="22"/>
                          <w:szCs w:val="22"/>
                        </w:rPr>
                      </w:pPr>
                      <w:r>
                        <w:rPr>
                          <w:rFonts w:ascii="Helvetica" w:hAnsi="Helvetica"/>
                          <w:i/>
                          <w:iCs/>
                          <w:sz w:val="22"/>
                          <w:szCs w:val="22"/>
                        </w:rPr>
                        <w:t>412.268.7140</w:t>
                      </w:r>
                    </w:p>
                    <w:p w14:paraId="3A6535F2" w14:textId="77777777" w:rsidR="00DF0A1D" w:rsidRDefault="00DF0A1D">
                      <w:pPr>
                        <w:pStyle w:val="FrameContents"/>
                        <w:jc w:val="center"/>
                        <w:rPr>
                          <w:rFonts w:ascii="Helvetica" w:hAnsi="Helvetica"/>
                          <w:i/>
                          <w:iCs/>
                          <w:sz w:val="22"/>
                          <w:szCs w:val="22"/>
                        </w:rPr>
                      </w:pPr>
                    </w:p>
                    <w:p w14:paraId="57D34BB8" w14:textId="77777777" w:rsidR="00DF0A1D" w:rsidRDefault="00DF0A1D">
                      <w:pPr>
                        <w:pStyle w:val="FrameContents"/>
                        <w:jc w:val="center"/>
                        <w:rPr>
                          <w:rFonts w:ascii="Helvetica" w:hAnsi="Helvetica"/>
                          <w:i/>
                          <w:iCs/>
                          <w:sz w:val="22"/>
                          <w:szCs w:val="22"/>
                        </w:rPr>
                      </w:pPr>
                    </w:p>
                    <w:p w14:paraId="600CC4A2" w14:textId="77777777" w:rsidR="00DF0A1D" w:rsidRDefault="00DF0A1D">
                      <w:pPr>
                        <w:pStyle w:val="FrameContents"/>
                        <w:jc w:val="center"/>
                        <w:rPr>
                          <w:rFonts w:ascii="Helvetica" w:hAnsi="Helvetica"/>
                          <w:i/>
                          <w:iCs/>
                          <w:sz w:val="22"/>
                          <w:szCs w:val="22"/>
                        </w:rPr>
                      </w:pPr>
                    </w:p>
                    <w:p w14:paraId="64E05F2E" w14:textId="77777777" w:rsidR="00DF0A1D" w:rsidRDefault="00DF0A1D">
                      <w:pPr>
                        <w:pStyle w:val="FrameContents"/>
                        <w:jc w:val="center"/>
                        <w:rPr>
                          <w:rFonts w:ascii="Helvetica" w:hAnsi="Helvetica"/>
                          <w:b/>
                          <w:i/>
                          <w:iCs/>
                        </w:rPr>
                      </w:pPr>
                    </w:p>
                    <w:p w14:paraId="0EB049DF" w14:textId="77777777" w:rsidR="00DF0A1D" w:rsidRDefault="00DF0A1D">
                      <w:pPr>
                        <w:pStyle w:val="FrameContents"/>
                        <w:jc w:val="center"/>
                        <w:rPr>
                          <w:rFonts w:ascii="Helvetica" w:hAnsi="Helvetica"/>
                        </w:rPr>
                      </w:pPr>
                    </w:p>
                    <w:p w14:paraId="1C0EA18B" w14:textId="77777777" w:rsidR="00DF0A1D" w:rsidRDefault="00DF0A1D">
                      <w:pPr>
                        <w:pStyle w:val="FrameContents"/>
                        <w:jc w:val="center"/>
                      </w:pPr>
                    </w:p>
                  </w:txbxContent>
                </v:textbox>
              </v:rect>
            </w:pict>
          </mc:Fallback>
        </mc:AlternateContent>
      </w:r>
    </w:p>
    <w:p w14:paraId="0360237D" w14:textId="6D4606A2" w:rsidR="00EF6DB1" w:rsidRDefault="00EF6DB1">
      <w:pPr>
        <w:rPr>
          <w:rFonts w:asciiTheme="minorHAnsi" w:hAnsiTheme="minorHAnsi" w:cstheme="minorHAnsi"/>
        </w:rPr>
      </w:pPr>
    </w:p>
    <w:p w14:paraId="1A3E13AE" w14:textId="6E49189E" w:rsidR="00EF6DB1" w:rsidRDefault="00EF6DB1">
      <w:pPr>
        <w:jc w:val="center"/>
        <w:rPr>
          <w:rFonts w:asciiTheme="minorHAnsi" w:hAnsiTheme="minorHAnsi" w:cstheme="minorHAnsi"/>
          <w:b/>
          <w:sz w:val="22"/>
          <w:szCs w:val="22"/>
        </w:rPr>
      </w:pPr>
    </w:p>
    <w:p w14:paraId="5A85C690" w14:textId="4453B6A4" w:rsidR="00EF6DB1" w:rsidRDefault="00EF6DB1">
      <w:pPr>
        <w:jc w:val="center"/>
        <w:rPr>
          <w:rFonts w:asciiTheme="minorHAnsi" w:hAnsiTheme="minorHAnsi" w:cstheme="minorHAnsi"/>
          <w:b/>
        </w:rPr>
      </w:pPr>
    </w:p>
    <w:p w14:paraId="591F5FAC" w14:textId="00327902" w:rsidR="00EF6DB1" w:rsidRDefault="00EF6DB1">
      <w:pPr>
        <w:jc w:val="center"/>
        <w:rPr>
          <w:rFonts w:asciiTheme="minorHAnsi" w:hAnsiTheme="minorHAnsi" w:cstheme="minorHAnsi"/>
          <w:b/>
        </w:rPr>
      </w:pPr>
    </w:p>
    <w:p w14:paraId="23A62FC3" w14:textId="77777777" w:rsidR="00EF6DB1" w:rsidRDefault="00EF6DB1">
      <w:pPr>
        <w:jc w:val="center"/>
        <w:rPr>
          <w:rFonts w:asciiTheme="minorHAnsi" w:hAnsiTheme="minorHAnsi" w:cstheme="minorHAnsi"/>
          <w:b/>
        </w:rPr>
      </w:pPr>
    </w:p>
    <w:p w14:paraId="3983235B" w14:textId="77777777" w:rsidR="00EF6DB1" w:rsidRDefault="00EF6DB1">
      <w:pPr>
        <w:jc w:val="center"/>
        <w:rPr>
          <w:rFonts w:asciiTheme="minorHAnsi" w:hAnsiTheme="minorHAnsi" w:cstheme="minorHAnsi"/>
          <w:b/>
        </w:rPr>
      </w:pPr>
    </w:p>
    <w:p w14:paraId="76F039E4" w14:textId="77777777" w:rsidR="00EF6DB1" w:rsidRDefault="00EF6DB1">
      <w:pPr>
        <w:jc w:val="center"/>
        <w:rPr>
          <w:rFonts w:asciiTheme="minorHAnsi" w:hAnsiTheme="minorHAnsi" w:cstheme="minorHAnsi"/>
          <w:b/>
        </w:rPr>
      </w:pPr>
    </w:p>
    <w:p w14:paraId="78E9C5E1" w14:textId="77777777" w:rsidR="00EF6DB1" w:rsidRDefault="00EF6DB1">
      <w:pPr>
        <w:jc w:val="center"/>
        <w:rPr>
          <w:rFonts w:asciiTheme="minorHAnsi" w:hAnsiTheme="minorHAnsi" w:cstheme="minorHAnsi"/>
          <w:b/>
        </w:rPr>
      </w:pPr>
    </w:p>
    <w:p w14:paraId="3B5931DD" w14:textId="77777777" w:rsidR="00EF6DB1" w:rsidRDefault="00EF6DB1">
      <w:pPr>
        <w:jc w:val="center"/>
        <w:rPr>
          <w:rFonts w:asciiTheme="minorHAnsi" w:hAnsiTheme="minorHAnsi" w:cstheme="minorHAnsi"/>
          <w:b/>
        </w:rPr>
      </w:pPr>
    </w:p>
    <w:p w14:paraId="67DABF21" w14:textId="77777777" w:rsidR="00EF6DB1" w:rsidRDefault="00EF6DB1">
      <w:pPr>
        <w:jc w:val="center"/>
        <w:rPr>
          <w:rFonts w:asciiTheme="minorHAnsi" w:hAnsiTheme="minorHAnsi" w:cstheme="minorHAnsi"/>
          <w:b/>
        </w:rPr>
      </w:pPr>
    </w:p>
    <w:p w14:paraId="4DE338A4" w14:textId="77777777" w:rsidR="00EF6DB1" w:rsidRDefault="00EF6DB1">
      <w:pPr>
        <w:jc w:val="center"/>
        <w:rPr>
          <w:rFonts w:asciiTheme="minorHAnsi" w:hAnsiTheme="minorHAnsi" w:cstheme="minorHAnsi"/>
          <w:b/>
          <w:sz w:val="28"/>
          <w:szCs w:val="28"/>
        </w:rPr>
      </w:pPr>
    </w:p>
    <w:p w14:paraId="2100DBBF" w14:textId="77777777" w:rsidR="00EF6DB1" w:rsidRDefault="00EF6DB1">
      <w:pPr>
        <w:rPr>
          <w:rFonts w:asciiTheme="minorHAnsi" w:hAnsiTheme="minorHAnsi" w:cstheme="minorHAnsi"/>
          <w:b/>
          <w:sz w:val="28"/>
          <w:szCs w:val="28"/>
        </w:rPr>
      </w:pPr>
    </w:p>
    <w:p w14:paraId="38FB0501" w14:textId="77777777" w:rsidR="00EF6DB1" w:rsidRDefault="00EF6DB1">
      <w:pPr>
        <w:rPr>
          <w:rFonts w:asciiTheme="minorHAnsi" w:hAnsiTheme="minorHAnsi" w:cstheme="minorHAnsi"/>
          <w:b/>
          <w:sz w:val="28"/>
          <w:szCs w:val="28"/>
        </w:rPr>
      </w:pPr>
    </w:p>
    <w:p w14:paraId="10FBD04E" w14:textId="77777777" w:rsidR="00EF6DB1" w:rsidRDefault="006955B2">
      <w:pPr>
        <w:jc w:val="center"/>
        <w:outlineLvl w:val="0"/>
        <w:rPr>
          <w:rFonts w:asciiTheme="minorHAnsi" w:hAnsiTheme="minorHAnsi" w:cstheme="minorHAnsi"/>
          <w:b/>
          <w:sz w:val="44"/>
          <w:szCs w:val="44"/>
          <w:u w:val="single"/>
        </w:rPr>
      </w:pPr>
      <w:r>
        <w:rPr>
          <w:rFonts w:asciiTheme="minorHAnsi" w:hAnsiTheme="minorHAnsi" w:cstheme="minorHAnsi"/>
          <w:b/>
          <w:sz w:val="44"/>
          <w:szCs w:val="44"/>
          <w:u w:val="single"/>
        </w:rPr>
        <w:t>Policies, Procedures, &amp; Safety Manual</w:t>
      </w:r>
    </w:p>
    <w:p w14:paraId="27730B1E" w14:textId="77777777" w:rsidR="00EF6DB1" w:rsidRDefault="00EF6DB1">
      <w:pPr>
        <w:rPr>
          <w:rFonts w:asciiTheme="minorHAnsi" w:hAnsiTheme="minorHAnsi" w:cstheme="minorHAnsi"/>
          <w:b/>
          <w:sz w:val="28"/>
          <w:szCs w:val="28"/>
        </w:rPr>
      </w:pPr>
    </w:p>
    <w:p w14:paraId="037E3C05" w14:textId="77777777" w:rsidR="00EF6DB1" w:rsidRDefault="00EF6DB1">
      <w:pPr>
        <w:rPr>
          <w:rFonts w:asciiTheme="minorHAnsi" w:hAnsiTheme="minorHAnsi" w:cstheme="minorHAnsi"/>
          <w:b/>
          <w:sz w:val="28"/>
          <w:szCs w:val="28"/>
        </w:rPr>
      </w:pPr>
    </w:p>
    <w:p w14:paraId="1CD12F2F" w14:textId="64830E70" w:rsidR="00EF6DB1" w:rsidRDefault="002E1866">
      <w:pPr>
        <w:jc w:val="center"/>
        <w:outlineLvl w:val="0"/>
        <w:rPr>
          <w:rFonts w:asciiTheme="minorHAnsi" w:hAnsiTheme="minorHAnsi" w:cstheme="minorHAnsi"/>
          <w:b/>
          <w:i/>
          <w:sz w:val="28"/>
          <w:szCs w:val="28"/>
        </w:rPr>
      </w:pPr>
      <w:r>
        <w:rPr>
          <w:rFonts w:asciiTheme="minorHAnsi" w:hAnsiTheme="minorHAnsi" w:cstheme="minorHAnsi"/>
          <w:b/>
          <w:i/>
          <w:sz w:val="28"/>
          <w:szCs w:val="28"/>
        </w:rPr>
        <w:t>Version 1.</w:t>
      </w:r>
      <w:del w:id="0" w:author="John Pyles" w:date="2018-12-11T23:59:00Z">
        <w:r w:rsidR="00AA0609" w:rsidDel="009A1D45">
          <w:rPr>
            <w:rFonts w:asciiTheme="minorHAnsi" w:hAnsiTheme="minorHAnsi" w:cstheme="minorHAnsi"/>
            <w:b/>
            <w:i/>
            <w:sz w:val="28"/>
            <w:szCs w:val="28"/>
          </w:rPr>
          <w:delText>1</w:delText>
        </w:r>
      </w:del>
      <w:ins w:id="1" w:author="John Pyles" w:date="2018-12-11T23:59:00Z">
        <w:r w:rsidR="009A1D45">
          <w:rPr>
            <w:rFonts w:asciiTheme="minorHAnsi" w:hAnsiTheme="minorHAnsi" w:cstheme="minorHAnsi"/>
            <w:b/>
            <w:i/>
            <w:sz w:val="28"/>
            <w:szCs w:val="28"/>
          </w:rPr>
          <w:t>2</w:t>
        </w:r>
      </w:ins>
      <w:r>
        <w:rPr>
          <w:rFonts w:asciiTheme="minorHAnsi" w:hAnsiTheme="minorHAnsi" w:cstheme="minorHAnsi"/>
          <w:b/>
          <w:i/>
          <w:sz w:val="28"/>
          <w:szCs w:val="28"/>
        </w:rPr>
        <w:t xml:space="preserve"> – </w:t>
      </w:r>
      <w:del w:id="2" w:author="John Pyles" w:date="2018-12-11T23:59:00Z">
        <w:r w:rsidDel="009A1D45">
          <w:rPr>
            <w:rFonts w:asciiTheme="minorHAnsi" w:hAnsiTheme="minorHAnsi" w:cstheme="minorHAnsi"/>
            <w:b/>
            <w:i/>
            <w:sz w:val="28"/>
            <w:szCs w:val="28"/>
          </w:rPr>
          <w:delText xml:space="preserve">November </w:delText>
        </w:r>
        <w:r w:rsidR="00AA0609" w:rsidDel="009A1D45">
          <w:rPr>
            <w:rFonts w:asciiTheme="minorHAnsi" w:hAnsiTheme="minorHAnsi" w:cstheme="minorHAnsi"/>
            <w:b/>
            <w:i/>
            <w:sz w:val="28"/>
            <w:szCs w:val="28"/>
          </w:rPr>
          <w:delText>19</w:delText>
        </w:r>
      </w:del>
      <w:ins w:id="3" w:author="John Pyles" w:date="2018-12-11T23:59:00Z">
        <w:r w:rsidR="009A1D45">
          <w:rPr>
            <w:rFonts w:asciiTheme="minorHAnsi" w:hAnsiTheme="minorHAnsi" w:cstheme="minorHAnsi"/>
            <w:b/>
            <w:i/>
            <w:sz w:val="28"/>
            <w:szCs w:val="28"/>
          </w:rPr>
          <w:t>December 11</w:t>
        </w:r>
      </w:ins>
      <w:r>
        <w:rPr>
          <w:rFonts w:asciiTheme="minorHAnsi" w:hAnsiTheme="minorHAnsi" w:cstheme="minorHAnsi"/>
          <w:b/>
          <w:i/>
          <w:sz w:val="28"/>
          <w:szCs w:val="28"/>
        </w:rPr>
        <w:t>,</w:t>
      </w:r>
      <w:r w:rsidR="006955B2">
        <w:rPr>
          <w:rFonts w:asciiTheme="minorHAnsi" w:hAnsiTheme="minorHAnsi" w:cstheme="minorHAnsi"/>
          <w:b/>
          <w:i/>
          <w:sz w:val="28"/>
          <w:szCs w:val="28"/>
        </w:rPr>
        <w:t xml:space="preserve"> 2018</w:t>
      </w:r>
    </w:p>
    <w:p w14:paraId="200BEDBA" w14:textId="77777777" w:rsidR="00EF6DB1" w:rsidRDefault="00EF6DB1">
      <w:pPr>
        <w:jc w:val="center"/>
        <w:rPr>
          <w:rFonts w:asciiTheme="minorHAnsi" w:hAnsiTheme="minorHAnsi" w:cstheme="minorHAnsi"/>
          <w:i/>
          <w:sz w:val="28"/>
          <w:szCs w:val="28"/>
        </w:rPr>
      </w:pPr>
    </w:p>
    <w:p w14:paraId="04ABAF46" w14:textId="77777777" w:rsidR="00EF6DB1" w:rsidRDefault="00EF6DB1">
      <w:pPr>
        <w:rPr>
          <w:rFonts w:asciiTheme="minorHAnsi" w:hAnsiTheme="minorHAnsi" w:cstheme="minorHAnsi"/>
          <w:b/>
          <w:sz w:val="28"/>
          <w:szCs w:val="28"/>
        </w:rPr>
      </w:pPr>
    </w:p>
    <w:p w14:paraId="496FB478" w14:textId="77777777" w:rsidR="00EF6DB1" w:rsidRDefault="00EF6DB1">
      <w:pPr>
        <w:rPr>
          <w:rFonts w:asciiTheme="minorHAnsi" w:hAnsiTheme="minorHAnsi" w:cstheme="minorHAnsi"/>
          <w:b/>
          <w:sz w:val="28"/>
          <w:szCs w:val="28"/>
        </w:rPr>
      </w:pPr>
    </w:p>
    <w:p w14:paraId="064FB570" w14:textId="77777777" w:rsidR="00C820AE" w:rsidRDefault="00C820AE" w:rsidP="00C820AE">
      <w:pPr>
        <w:spacing w:after="120"/>
      </w:pPr>
      <w:r>
        <w:rPr>
          <w:rFonts w:asciiTheme="minorHAnsi" w:hAnsiTheme="minorHAnsi" w:cstheme="minorHAnsi"/>
          <w:b/>
        </w:rPr>
        <w:t>By conducting research at the BRIDGE Center, you acknowledge that you have read, understand, and will abide by the policies and procedures described herein.  Principal Investigators are responsible for all lab members conducting research at the center, including that they are fully qualified with respect to safety training, human subjects training, and familiarity with the policies and procedures in this manual. This manual will be continually updated with version indicated in the footer. The policies that apply to a scanning session are those in the current version of this document, according to the scanning session date.</w:t>
      </w:r>
    </w:p>
    <w:p w14:paraId="77A6708D" w14:textId="77777777" w:rsidR="00EF6DB1" w:rsidRDefault="00EF6DB1">
      <w:pPr>
        <w:rPr>
          <w:rFonts w:asciiTheme="minorHAnsi" w:hAnsiTheme="minorHAnsi" w:cstheme="minorHAnsi"/>
          <w:b/>
          <w:sz w:val="28"/>
          <w:szCs w:val="28"/>
        </w:rPr>
      </w:pPr>
    </w:p>
    <w:p w14:paraId="4738C55D" w14:textId="77777777" w:rsidR="00EF6DB1" w:rsidRDefault="00EF6DB1">
      <w:pPr>
        <w:rPr>
          <w:rFonts w:asciiTheme="minorHAnsi" w:hAnsiTheme="minorHAnsi" w:cstheme="minorHAnsi"/>
          <w:b/>
          <w:sz w:val="28"/>
          <w:szCs w:val="28"/>
        </w:rPr>
      </w:pPr>
    </w:p>
    <w:p w14:paraId="67F8493D" w14:textId="77777777" w:rsidR="00EF6DB1" w:rsidRDefault="00EF6DB1">
      <w:pPr>
        <w:rPr>
          <w:rFonts w:asciiTheme="minorHAnsi" w:hAnsiTheme="minorHAnsi" w:cstheme="minorHAnsi"/>
          <w:b/>
          <w:sz w:val="28"/>
          <w:szCs w:val="28"/>
        </w:rPr>
      </w:pPr>
    </w:p>
    <w:p w14:paraId="3B1E9BCD" w14:textId="77777777" w:rsidR="00EF6DB1" w:rsidRDefault="006955B2">
      <w:pPr>
        <w:rPr>
          <w:rFonts w:asciiTheme="minorHAnsi" w:hAnsiTheme="minorHAnsi" w:cstheme="minorHAnsi"/>
          <w:b/>
          <w:sz w:val="28"/>
          <w:szCs w:val="28"/>
        </w:rPr>
      </w:pPr>
      <w:r>
        <w:rPr>
          <w:rFonts w:ascii="Calibri" w:hAnsi="Calibri" w:cstheme="minorHAnsi"/>
          <w:b/>
          <w:noProof/>
          <w:sz w:val="28"/>
          <w:szCs w:val="28"/>
        </w:rPr>
        <w:drawing>
          <wp:anchor distT="0" distB="0" distL="114300" distR="114300" simplePos="0" relativeHeight="3" behindDoc="0" locked="0" layoutInCell="1" allowOverlap="1" wp14:anchorId="36C5FE62" wp14:editId="48E4F122">
            <wp:simplePos x="0" y="0"/>
            <wp:positionH relativeFrom="column">
              <wp:posOffset>1101725</wp:posOffset>
            </wp:positionH>
            <wp:positionV relativeFrom="paragraph">
              <wp:posOffset>172720</wp:posOffset>
            </wp:positionV>
            <wp:extent cx="1178560" cy="1178560"/>
            <wp:effectExtent l="0" t="0" r="2540" b="2540"/>
            <wp:wrapTight wrapText="bothSides">
              <wp:wrapPolygon edited="0">
                <wp:start x="0" y="0"/>
                <wp:lineTo x="0" y="21414"/>
                <wp:lineTo x="21414" y="21414"/>
                <wp:lineTo x="21414" y="0"/>
                <wp:lineTo x="0" y="0"/>
              </wp:wrapPolygon>
            </wp:wrapTight>
            <wp:docPr id="3" name="Picture 5" descr="CMU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MU Seal"/>
                    <pic:cNvPicPr>
                      <a:picLocks noChangeAspect="1" noChangeArrowheads="1"/>
                    </pic:cNvPicPr>
                  </pic:nvPicPr>
                  <pic:blipFill>
                    <a:blip r:embed="rId9"/>
                    <a:stretch>
                      <a:fillRect/>
                    </a:stretch>
                  </pic:blipFill>
                  <pic:spPr bwMode="auto">
                    <a:xfrm>
                      <a:off x="0" y="0"/>
                      <a:ext cx="1178560" cy="1178560"/>
                    </a:xfrm>
                    <a:prstGeom prst="rect">
                      <a:avLst/>
                    </a:prstGeom>
                  </pic:spPr>
                </pic:pic>
              </a:graphicData>
            </a:graphic>
            <wp14:sizeRelH relativeFrom="margin">
              <wp14:pctWidth>0</wp14:pctWidth>
            </wp14:sizeRelH>
            <wp14:sizeRelV relativeFrom="margin">
              <wp14:pctHeight>0</wp14:pctHeight>
            </wp14:sizeRelV>
          </wp:anchor>
        </w:drawing>
      </w:r>
    </w:p>
    <w:p w14:paraId="204BDDDE" w14:textId="77777777" w:rsidR="00EF6DB1" w:rsidRDefault="006955B2">
      <w:pPr>
        <w:jc w:val="center"/>
      </w:pPr>
      <w:r>
        <w:rPr>
          <w:noProof/>
        </w:rPr>
        <w:drawing>
          <wp:inline distT="0" distB="0" distL="0" distR="0" wp14:anchorId="3913235F" wp14:editId="2E40CCD4">
            <wp:extent cx="1097280" cy="1097280"/>
            <wp:effectExtent l="0" t="0" r="0" b="0"/>
            <wp:docPr id="4" name="Picture 4" descr="https://lh5.googleusercontent.com/H304JEBYn7tBRdRymnedS0XYRCVTHX0ISi3BnvowEZWzeNGbDyal_SHvwdk1wb9HX60dflXgHmnyyfI29fgZRZrbxRoBWJDvbll8YY2JewCkExmeC-klLi7Vi94AEa3WJcrWcKYZf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H304JEBYn7tBRdRymnedS0XYRCVTHX0ISi3BnvowEZWzeNGbDyal_SHvwdk1wb9HX60dflXgHmnyyfI29fgZRZrbxRoBWJDvbll8YY2JewCkExmeC-klLi7Vi94AEa3WJcrWcKYZf3g"/>
                    <pic:cNvPicPr>
                      <a:picLocks noChangeAspect="1" noChangeArrowheads="1"/>
                    </pic:cNvPicPr>
                  </pic:nvPicPr>
                  <pic:blipFill>
                    <a:blip r:embed="rId10"/>
                    <a:stretch>
                      <a:fillRect/>
                    </a:stretch>
                  </pic:blipFill>
                  <pic:spPr bwMode="auto">
                    <a:xfrm>
                      <a:off x="0" y="0"/>
                      <a:ext cx="1097280" cy="1097280"/>
                    </a:xfrm>
                    <a:prstGeom prst="rect">
                      <a:avLst/>
                    </a:prstGeom>
                  </pic:spPr>
                </pic:pic>
              </a:graphicData>
            </a:graphic>
          </wp:inline>
        </w:drawing>
      </w:r>
    </w:p>
    <w:p w14:paraId="198B51B0" w14:textId="77777777" w:rsidR="00EF6DB1" w:rsidRDefault="00EF6DB1">
      <w:pPr>
        <w:rPr>
          <w:rFonts w:asciiTheme="minorHAnsi" w:hAnsiTheme="minorHAnsi" w:cstheme="minorHAnsi"/>
          <w:b/>
          <w:sz w:val="28"/>
          <w:szCs w:val="28"/>
        </w:rPr>
      </w:pPr>
    </w:p>
    <w:p w14:paraId="10C97DB8" w14:textId="77777777" w:rsidR="00EF6DB1" w:rsidRDefault="006955B2">
      <w:pPr>
        <w:rPr>
          <w:rFonts w:asciiTheme="minorHAnsi" w:hAnsiTheme="minorHAnsi" w:cstheme="minorHAnsi"/>
          <w:b/>
          <w:sz w:val="28"/>
          <w:szCs w:val="28"/>
        </w:rPr>
      </w:pPr>
      <w:r>
        <w:br w:type="page"/>
      </w:r>
    </w:p>
    <w:p w14:paraId="1CE8B8D6" w14:textId="77777777" w:rsidR="00EF6DB1" w:rsidRPr="00DF629E" w:rsidRDefault="006955B2">
      <w:pPr>
        <w:outlineLvl w:val="0"/>
        <w:rPr>
          <w:rFonts w:asciiTheme="minorHAnsi" w:hAnsiTheme="minorHAnsi" w:cstheme="minorHAnsi"/>
          <w:b/>
          <w:sz w:val="32"/>
          <w:szCs w:val="32"/>
        </w:rPr>
      </w:pPr>
      <w:r w:rsidRPr="00DF629E">
        <w:rPr>
          <w:rFonts w:asciiTheme="minorHAnsi" w:hAnsiTheme="minorHAnsi" w:cstheme="minorHAnsi"/>
          <w:b/>
          <w:sz w:val="32"/>
          <w:szCs w:val="32"/>
        </w:rPr>
        <w:lastRenderedPageBreak/>
        <w:t>Contents</w:t>
      </w:r>
    </w:p>
    <w:p w14:paraId="2707BE0A" w14:textId="77777777" w:rsidR="00EF6DB1" w:rsidRDefault="00EF6DB1">
      <w:pPr>
        <w:jc w:val="center"/>
        <w:rPr>
          <w:rFonts w:asciiTheme="minorHAnsi" w:hAnsiTheme="minorHAnsi" w:cstheme="minorHAnsi"/>
          <w:b/>
          <w:sz w:val="28"/>
          <w:szCs w:val="28"/>
        </w:rPr>
      </w:pPr>
    </w:p>
    <w:p w14:paraId="2C76A977" w14:textId="5E23B0F0" w:rsidR="00353856" w:rsidRDefault="00DF629E">
      <w:pPr>
        <w:pStyle w:val="TOC1"/>
        <w:tabs>
          <w:tab w:val="right" w:leader="dot" w:pos="9638"/>
        </w:tabs>
        <w:rPr>
          <w:rFonts w:eastAsiaTheme="minorEastAsia" w:cstheme="minorBidi"/>
          <w:b w:val="0"/>
          <w:bCs w:val="0"/>
          <w:i w:val="0"/>
          <w:iCs w:val="0"/>
          <w:noProof/>
        </w:rPr>
      </w:pPr>
      <w:r>
        <w:rPr>
          <w:b w:val="0"/>
        </w:rPr>
        <w:fldChar w:fldCharType="begin"/>
      </w:r>
      <w:r>
        <w:rPr>
          <w:b w:val="0"/>
        </w:rPr>
        <w:instrText xml:space="preserve"> TOC \o "1-2" </w:instrText>
      </w:r>
      <w:r>
        <w:rPr>
          <w:b w:val="0"/>
        </w:rPr>
        <w:fldChar w:fldCharType="separate"/>
      </w:r>
      <w:r w:rsidR="00353856">
        <w:rPr>
          <w:noProof/>
        </w:rPr>
        <w:t>SECTION 1: BRIDGE CENTER INTRODUCTION</w:t>
      </w:r>
      <w:r w:rsidR="00353856">
        <w:rPr>
          <w:noProof/>
        </w:rPr>
        <w:tab/>
      </w:r>
      <w:r w:rsidR="00353856">
        <w:rPr>
          <w:noProof/>
        </w:rPr>
        <w:fldChar w:fldCharType="begin"/>
      </w:r>
      <w:r w:rsidR="00353856">
        <w:rPr>
          <w:noProof/>
        </w:rPr>
        <w:instrText xml:space="preserve"> PAGEREF _Toc532337953 \h </w:instrText>
      </w:r>
      <w:r w:rsidR="00353856">
        <w:rPr>
          <w:noProof/>
        </w:rPr>
      </w:r>
      <w:r w:rsidR="00353856">
        <w:rPr>
          <w:noProof/>
        </w:rPr>
        <w:fldChar w:fldCharType="separate"/>
      </w:r>
      <w:r w:rsidR="00353856">
        <w:rPr>
          <w:noProof/>
        </w:rPr>
        <w:t>4</w:t>
      </w:r>
      <w:r w:rsidR="00353856">
        <w:rPr>
          <w:noProof/>
        </w:rPr>
        <w:fldChar w:fldCharType="end"/>
      </w:r>
    </w:p>
    <w:p w14:paraId="5F501138" w14:textId="16259690" w:rsidR="00353856" w:rsidRDefault="00353856">
      <w:pPr>
        <w:pStyle w:val="TOC2"/>
        <w:tabs>
          <w:tab w:val="left" w:pos="960"/>
          <w:tab w:val="right" w:leader="dot" w:pos="9638"/>
        </w:tabs>
        <w:rPr>
          <w:rFonts w:eastAsiaTheme="minorEastAsia" w:cstheme="minorBidi"/>
          <w:b w:val="0"/>
          <w:bCs w:val="0"/>
          <w:noProof/>
          <w:sz w:val="24"/>
          <w:szCs w:val="24"/>
        </w:rPr>
      </w:pPr>
      <w:r>
        <w:rPr>
          <w:noProof/>
        </w:rPr>
        <w:t>1.1</w:t>
      </w:r>
      <w:r>
        <w:rPr>
          <w:rFonts w:eastAsiaTheme="minorEastAsia" w:cstheme="minorBidi"/>
          <w:b w:val="0"/>
          <w:bCs w:val="0"/>
          <w:noProof/>
          <w:sz w:val="24"/>
          <w:szCs w:val="24"/>
        </w:rPr>
        <w:tab/>
      </w:r>
      <w:r>
        <w:rPr>
          <w:noProof/>
        </w:rPr>
        <w:t>Safety &amp; Emergency Contacts</w:t>
      </w:r>
      <w:r>
        <w:rPr>
          <w:noProof/>
        </w:rPr>
        <w:tab/>
      </w:r>
      <w:r>
        <w:rPr>
          <w:noProof/>
        </w:rPr>
        <w:fldChar w:fldCharType="begin"/>
      </w:r>
      <w:r>
        <w:rPr>
          <w:noProof/>
        </w:rPr>
        <w:instrText xml:space="preserve"> PAGEREF _Toc532337954 \h </w:instrText>
      </w:r>
      <w:r>
        <w:rPr>
          <w:noProof/>
        </w:rPr>
      </w:r>
      <w:r>
        <w:rPr>
          <w:noProof/>
        </w:rPr>
        <w:fldChar w:fldCharType="separate"/>
      </w:r>
      <w:r>
        <w:rPr>
          <w:noProof/>
        </w:rPr>
        <w:t>4</w:t>
      </w:r>
      <w:r>
        <w:rPr>
          <w:noProof/>
        </w:rPr>
        <w:fldChar w:fldCharType="end"/>
      </w:r>
    </w:p>
    <w:p w14:paraId="1DB18D21" w14:textId="5CAC4E48" w:rsidR="00353856" w:rsidRDefault="00353856">
      <w:pPr>
        <w:pStyle w:val="TOC2"/>
        <w:tabs>
          <w:tab w:val="left" w:pos="960"/>
          <w:tab w:val="right" w:leader="dot" w:pos="9638"/>
        </w:tabs>
        <w:rPr>
          <w:rFonts w:eastAsiaTheme="minorEastAsia" w:cstheme="minorBidi"/>
          <w:b w:val="0"/>
          <w:bCs w:val="0"/>
          <w:noProof/>
          <w:sz w:val="24"/>
          <w:szCs w:val="24"/>
        </w:rPr>
      </w:pPr>
      <w:r>
        <w:rPr>
          <w:noProof/>
        </w:rPr>
        <w:t>1.2</w:t>
      </w:r>
      <w:r>
        <w:rPr>
          <w:rFonts w:eastAsiaTheme="minorEastAsia" w:cstheme="minorBidi"/>
          <w:b w:val="0"/>
          <w:bCs w:val="0"/>
          <w:noProof/>
          <w:sz w:val="24"/>
          <w:szCs w:val="24"/>
        </w:rPr>
        <w:tab/>
      </w:r>
      <w:r>
        <w:rPr>
          <w:noProof/>
        </w:rPr>
        <w:t>Introduction to the Center</w:t>
      </w:r>
      <w:r>
        <w:rPr>
          <w:noProof/>
        </w:rPr>
        <w:tab/>
      </w:r>
      <w:r>
        <w:rPr>
          <w:noProof/>
        </w:rPr>
        <w:fldChar w:fldCharType="begin"/>
      </w:r>
      <w:r>
        <w:rPr>
          <w:noProof/>
        </w:rPr>
        <w:instrText xml:space="preserve"> PAGEREF _Toc532337955 \h </w:instrText>
      </w:r>
      <w:r>
        <w:rPr>
          <w:noProof/>
        </w:rPr>
      </w:r>
      <w:r>
        <w:rPr>
          <w:noProof/>
        </w:rPr>
        <w:fldChar w:fldCharType="separate"/>
      </w:r>
      <w:r>
        <w:rPr>
          <w:noProof/>
        </w:rPr>
        <w:t>5</w:t>
      </w:r>
      <w:r>
        <w:rPr>
          <w:noProof/>
        </w:rPr>
        <w:fldChar w:fldCharType="end"/>
      </w:r>
    </w:p>
    <w:p w14:paraId="3F7FE129" w14:textId="54842F1E" w:rsidR="00353856" w:rsidRDefault="00353856">
      <w:pPr>
        <w:pStyle w:val="TOC2"/>
        <w:tabs>
          <w:tab w:val="left" w:pos="960"/>
          <w:tab w:val="right" w:leader="dot" w:pos="9638"/>
        </w:tabs>
        <w:rPr>
          <w:rFonts w:eastAsiaTheme="minorEastAsia" w:cstheme="minorBidi"/>
          <w:b w:val="0"/>
          <w:bCs w:val="0"/>
          <w:noProof/>
          <w:sz w:val="24"/>
          <w:szCs w:val="24"/>
        </w:rPr>
      </w:pPr>
      <w:r>
        <w:rPr>
          <w:noProof/>
        </w:rPr>
        <w:t>1.3</w:t>
      </w:r>
      <w:r>
        <w:rPr>
          <w:rFonts w:eastAsiaTheme="minorEastAsia" w:cstheme="minorBidi"/>
          <w:b w:val="0"/>
          <w:bCs w:val="0"/>
          <w:noProof/>
          <w:sz w:val="24"/>
          <w:szCs w:val="24"/>
        </w:rPr>
        <w:tab/>
      </w:r>
      <w:r>
        <w:rPr>
          <w:noProof/>
        </w:rPr>
        <w:t>Manual Overview</w:t>
      </w:r>
      <w:r>
        <w:rPr>
          <w:noProof/>
        </w:rPr>
        <w:tab/>
      </w:r>
      <w:r>
        <w:rPr>
          <w:noProof/>
        </w:rPr>
        <w:fldChar w:fldCharType="begin"/>
      </w:r>
      <w:r>
        <w:rPr>
          <w:noProof/>
        </w:rPr>
        <w:instrText xml:space="preserve"> PAGEREF _Toc532337956 \h </w:instrText>
      </w:r>
      <w:r>
        <w:rPr>
          <w:noProof/>
        </w:rPr>
      </w:r>
      <w:r>
        <w:rPr>
          <w:noProof/>
        </w:rPr>
        <w:fldChar w:fldCharType="separate"/>
      </w:r>
      <w:r>
        <w:rPr>
          <w:noProof/>
        </w:rPr>
        <w:t>6</w:t>
      </w:r>
      <w:r>
        <w:rPr>
          <w:noProof/>
        </w:rPr>
        <w:fldChar w:fldCharType="end"/>
      </w:r>
    </w:p>
    <w:p w14:paraId="27EDC840" w14:textId="229FA64D" w:rsidR="00353856" w:rsidRDefault="00353856">
      <w:pPr>
        <w:pStyle w:val="TOC2"/>
        <w:tabs>
          <w:tab w:val="left" w:pos="960"/>
          <w:tab w:val="right" w:leader="dot" w:pos="9638"/>
        </w:tabs>
        <w:rPr>
          <w:rFonts w:eastAsiaTheme="minorEastAsia" w:cstheme="minorBidi"/>
          <w:b w:val="0"/>
          <w:bCs w:val="0"/>
          <w:noProof/>
          <w:sz w:val="24"/>
          <w:szCs w:val="24"/>
        </w:rPr>
      </w:pPr>
      <w:r>
        <w:rPr>
          <w:noProof/>
        </w:rPr>
        <w:t>1.4</w:t>
      </w:r>
      <w:r>
        <w:rPr>
          <w:rFonts w:eastAsiaTheme="minorEastAsia" w:cstheme="minorBidi"/>
          <w:b w:val="0"/>
          <w:bCs w:val="0"/>
          <w:noProof/>
          <w:sz w:val="24"/>
          <w:szCs w:val="24"/>
        </w:rPr>
        <w:tab/>
      </w:r>
      <w:r>
        <w:rPr>
          <w:noProof/>
        </w:rPr>
        <w:t>BRIDGE Center Personnel</w:t>
      </w:r>
      <w:r>
        <w:rPr>
          <w:noProof/>
        </w:rPr>
        <w:tab/>
      </w:r>
      <w:r>
        <w:rPr>
          <w:noProof/>
        </w:rPr>
        <w:fldChar w:fldCharType="begin"/>
      </w:r>
      <w:r>
        <w:rPr>
          <w:noProof/>
        </w:rPr>
        <w:instrText xml:space="preserve"> PAGEREF _Toc532337957 \h </w:instrText>
      </w:r>
      <w:r>
        <w:rPr>
          <w:noProof/>
        </w:rPr>
      </w:r>
      <w:r>
        <w:rPr>
          <w:noProof/>
        </w:rPr>
        <w:fldChar w:fldCharType="separate"/>
      </w:r>
      <w:r>
        <w:rPr>
          <w:noProof/>
        </w:rPr>
        <w:t>7</w:t>
      </w:r>
      <w:r>
        <w:rPr>
          <w:noProof/>
        </w:rPr>
        <w:fldChar w:fldCharType="end"/>
      </w:r>
    </w:p>
    <w:p w14:paraId="6827F75F" w14:textId="06C47949" w:rsidR="00353856" w:rsidRDefault="00353856">
      <w:pPr>
        <w:pStyle w:val="TOC2"/>
        <w:tabs>
          <w:tab w:val="left" w:pos="960"/>
          <w:tab w:val="right" w:leader="dot" w:pos="9638"/>
        </w:tabs>
        <w:rPr>
          <w:rFonts w:eastAsiaTheme="minorEastAsia" w:cstheme="minorBidi"/>
          <w:b w:val="0"/>
          <w:bCs w:val="0"/>
          <w:noProof/>
          <w:sz w:val="24"/>
          <w:szCs w:val="24"/>
        </w:rPr>
      </w:pPr>
      <w:r>
        <w:rPr>
          <w:noProof/>
        </w:rPr>
        <w:t>1.5</w:t>
      </w:r>
      <w:r>
        <w:rPr>
          <w:rFonts w:eastAsiaTheme="minorEastAsia" w:cstheme="minorBidi"/>
          <w:b w:val="0"/>
          <w:bCs w:val="0"/>
          <w:noProof/>
          <w:sz w:val="24"/>
          <w:szCs w:val="24"/>
        </w:rPr>
        <w:tab/>
      </w:r>
      <w:r>
        <w:rPr>
          <w:noProof/>
        </w:rPr>
        <w:t>BRIDGE Center Organization</w:t>
      </w:r>
      <w:r>
        <w:rPr>
          <w:noProof/>
        </w:rPr>
        <w:tab/>
      </w:r>
      <w:r>
        <w:rPr>
          <w:noProof/>
        </w:rPr>
        <w:fldChar w:fldCharType="begin"/>
      </w:r>
      <w:r>
        <w:rPr>
          <w:noProof/>
        </w:rPr>
        <w:instrText xml:space="preserve"> PAGEREF _Toc532337958 \h </w:instrText>
      </w:r>
      <w:r>
        <w:rPr>
          <w:noProof/>
        </w:rPr>
      </w:r>
      <w:r>
        <w:rPr>
          <w:noProof/>
        </w:rPr>
        <w:fldChar w:fldCharType="separate"/>
      </w:r>
      <w:r>
        <w:rPr>
          <w:noProof/>
        </w:rPr>
        <w:t>8</w:t>
      </w:r>
      <w:r>
        <w:rPr>
          <w:noProof/>
        </w:rPr>
        <w:fldChar w:fldCharType="end"/>
      </w:r>
    </w:p>
    <w:p w14:paraId="6049D339" w14:textId="7849B396" w:rsidR="00353856" w:rsidRDefault="00353856">
      <w:pPr>
        <w:pStyle w:val="TOC2"/>
        <w:tabs>
          <w:tab w:val="left" w:pos="960"/>
          <w:tab w:val="right" w:leader="dot" w:pos="9638"/>
        </w:tabs>
        <w:rPr>
          <w:rFonts w:eastAsiaTheme="minorEastAsia" w:cstheme="minorBidi"/>
          <w:b w:val="0"/>
          <w:bCs w:val="0"/>
          <w:noProof/>
          <w:sz w:val="24"/>
          <w:szCs w:val="24"/>
        </w:rPr>
      </w:pPr>
      <w:r>
        <w:rPr>
          <w:noProof/>
        </w:rPr>
        <w:t>1.6</w:t>
      </w:r>
      <w:r>
        <w:rPr>
          <w:rFonts w:eastAsiaTheme="minorEastAsia" w:cstheme="minorBidi"/>
          <w:b w:val="0"/>
          <w:bCs w:val="0"/>
          <w:noProof/>
          <w:sz w:val="24"/>
          <w:szCs w:val="24"/>
        </w:rPr>
        <w:tab/>
      </w:r>
      <w:r>
        <w:rPr>
          <w:noProof/>
        </w:rPr>
        <w:t>Facilities</w:t>
      </w:r>
      <w:r>
        <w:rPr>
          <w:noProof/>
        </w:rPr>
        <w:tab/>
      </w:r>
      <w:r>
        <w:rPr>
          <w:noProof/>
        </w:rPr>
        <w:fldChar w:fldCharType="begin"/>
      </w:r>
      <w:r>
        <w:rPr>
          <w:noProof/>
        </w:rPr>
        <w:instrText xml:space="preserve"> PAGEREF _Toc532337959 \h </w:instrText>
      </w:r>
      <w:r>
        <w:rPr>
          <w:noProof/>
        </w:rPr>
      </w:r>
      <w:r>
        <w:rPr>
          <w:noProof/>
        </w:rPr>
        <w:fldChar w:fldCharType="separate"/>
      </w:r>
      <w:r>
        <w:rPr>
          <w:noProof/>
        </w:rPr>
        <w:t>9</w:t>
      </w:r>
      <w:r>
        <w:rPr>
          <w:noProof/>
        </w:rPr>
        <w:fldChar w:fldCharType="end"/>
      </w:r>
    </w:p>
    <w:p w14:paraId="0B391823" w14:textId="20B78013" w:rsidR="00353856" w:rsidRDefault="00353856">
      <w:pPr>
        <w:pStyle w:val="TOC1"/>
        <w:tabs>
          <w:tab w:val="right" w:leader="dot" w:pos="9638"/>
        </w:tabs>
        <w:rPr>
          <w:rFonts w:eastAsiaTheme="minorEastAsia" w:cstheme="minorBidi"/>
          <w:b w:val="0"/>
          <w:bCs w:val="0"/>
          <w:i w:val="0"/>
          <w:iCs w:val="0"/>
          <w:noProof/>
        </w:rPr>
      </w:pPr>
      <w:r>
        <w:rPr>
          <w:noProof/>
        </w:rPr>
        <w:t>SECTION 2: POLICIES AND PROCEDURES</w:t>
      </w:r>
      <w:r>
        <w:rPr>
          <w:noProof/>
        </w:rPr>
        <w:tab/>
      </w:r>
      <w:r>
        <w:rPr>
          <w:noProof/>
        </w:rPr>
        <w:fldChar w:fldCharType="begin"/>
      </w:r>
      <w:r>
        <w:rPr>
          <w:noProof/>
        </w:rPr>
        <w:instrText xml:space="preserve"> PAGEREF _Toc532337960 \h </w:instrText>
      </w:r>
      <w:r>
        <w:rPr>
          <w:noProof/>
        </w:rPr>
      </w:r>
      <w:r>
        <w:rPr>
          <w:noProof/>
        </w:rPr>
        <w:fldChar w:fldCharType="separate"/>
      </w:r>
      <w:r>
        <w:rPr>
          <w:noProof/>
        </w:rPr>
        <w:t>10</w:t>
      </w:r>
      <w:r>
        <w:rPr>
          <w:noProof/>
        </w:rPr>
        <w:fldChar w:fldCharType="end"/>
      </w:r>
    </w:p>
    <w:p w14:paraId="285FB5CE" w14:textId="2C196B44" w:rsidR="00353856" w:rsidRDefault="00353856">
      <w:pPr>
        <w:pStyle w:val="TOC2"/>
        <w:tabs>
          <w:tab w:val="left" w:pos="960"/>
          <w:tab w:val="right" w:leader="dot" w:pos="9638"/>
        </w:tabs>
        <w:rPr>
          <w:rFonts w:eastAsiaTheme="minorEastAsia" w:cstheme="minorBidi"/>
          <w:b w:val="0"/>
          <w:bCs w:val="0"/>
          <w:noProof/>
          <w:sz w:val="24"/>
          <w:szCs w:val="24"/>
        </w:rPr>
      </w:pPr>
      <w:r>
        <w:rPr>
          <w:noProof/>
        </w:rPr>
        <w:t>2.1</w:t>
      </w:r>
      <w:r>
        <w:rPr>
          <w:rFonts w:eastAsiaTheme="minorEastAsia" w:cstheme="minorBidi"/>
          <w:b w:val="0"/>
          <w:bCs w:val="0"/>
          <w:noProof/>
          <w:sz w:val="24"/>
          <w:szCs w:val="24"/>
        </w:rPr>
        <w:tab/>
      </w:r>
      <w:r>
        <w:rPr>
          <w:noProof/>
        </w:rPr>
        <w:t>Getting Started at the CMU-Pitt BRIDGE Center</w:t>
      </w:r>
      <w:r>
        <w:rPr>
          <w:noProof/>
        </w:rPr>
        <w:tab/>
      </w:r>
      <w:r>
        <w:rPr>
          <w:noProof/>
        </w:rPr>
        <w:fldChar w:fldCharType="begin"/>
      </w:r>
      <w:r>
        <w:rPr>
          <w:noProof/>
        </w:rPr>
        <w:instrText xml:space="preserve"> PAGEREF _Toc532337961 \h </w:instrText>
      </w:r>
      <w:r>
        <w:rPr>
          <w:noProof/>
        </w:rPr>
      </w:r>
      <w:r>
        <w:rPr>
          <w:noProof/>
        </w:rPr>
        <w:fldChar w:fldCharType="separate"/>
      </w:r>
      <w:r>
        <w:rPr>
          <w:noProof/>
        </w:rPr>
        <w:t>10</w:t>
      </w:r>
      <w:r>
        <w:rPr>
          <w:noProof/>
        </w:rPr>
        <w:fldChar w:fldCharType="end"/>
      </w:r>
    </w:p>
    <w:p w14:paraId="7ACE776D" w14:textId="07FF2CF3" w:rsidR="00353856" w:rsidRDefault="00353856">
      <w:pPr>
        <w:pStyle w:val="TOC2"/>
        <w:tabs>
          <w:tab w:val="left" w:pos="960"/>
          <w:tab w:val="right" w:leader="dot" w:pos="9638"/>
        </w:tabs>
        <w:rPr>
          <w:rFonts w:eastAsiaTheme="minorEastAsia" w:cstheme="minorBidi"/>
          <w:b w:val="0"/>
          <w:bCs w:val="0"/>
          <w:noProof/>
          <w:sz w:val="24"/>
          <w:szCs w:val="24"/>
        </w:rPr>
      </w:pPr>
      <w:r>
        <w:rPr>
          <w:noProof/>
        </w:rPr>
        <w:t>2.2</w:t>
      </w:r>
      <w:r>
        <w:rPr>
          <w:rFonts w:eastAsiaTheme="minorEastAsia" w:cstheme="minorBidi"/>
          <w:b w:val="0"/>
          <w:bCs w:val="0"/>
          <w:noProof/>
          <w:sz w:val="24"/>
          <w:szCs w:val="24"/>
        </w:rPr>
        <w:tab/>
      </w:r>
      <w:r>
        <w:rPr>
          <w:noProof/>
        </w:rPr>
        <w:t>Project Registration Policy and Procedures</w:t>
      </w:r>
      <w:r>
        <w:rPr>
          <w:noProof/>
        </w:rPr>
        <w:tab/>
      </w:r>
      <w:r>
        <w:rPr>
          <w:noProof/>
        </w:rPr>
        <w:fldChar w:fldCharType="begin"/>
      </w:r>
      <w:r>
        <w:rPr>
          <w:noProof/>
        </w:rPr>
        <w:instrText xml:space="preserve"> PAGEREF _Toc532337962 \h </w:instrText>
      </w:r>
      <w:r>
        <w:rPr>
          <w:noProof/>
        </w:rPr>
      </w:r>
      <w:r>
        <w:rPr>
          <w:noProof/>
        </w:rPr>
        <w:fldChar w:fldCharType="separate"/>
      </w:r>
      <w:r>
        <w:rPr>
          <w:noProof/>
        </w:rPr>
        <w:t>12</w:t>
      </w:r>
      <w:r>
        <w:rPr>
          <w:noProof/>
        </w:rPr>
        <w:fldChar w:fldCharType="end"/>
      </w:r>
    </w:p>
    <w:p w14:paraId="5DC87766" w14:textId="17621C0C" w:rsidR="00353856" w:rsidRDefault="00353856">
      <w:pPr>
        <w:pStyle w:val="TOC2"/>
        <w:tabs>
          <w:tab w:val="left" w:pos="960"/>
          <w:tab w:val="right" w:leader="dot" w:pos="9638"/>
        </w:tabs>
        <w:rPr>
          <w:rFonts w:eastAsiaTheme="minorEastAsia" w:cstheme="minorBidi"/>
          <w:b w:val="0"/>
          <w:bCs w:val="0"/>
          <w:noProof/>
          <w:sz w:val="24"/>
          <w:szCs w:val="24"/>
        </w:rPr>
      </w:pPr>
      <w:r>
        <w:rPr>
          <w:noProof/>
        </w:rPr>
        <w:t>2.3</w:t>
      </w:r>
      <w:r>
        <w:rPr>
          <w:rFonts w:eastAsiaTheme="minorEastAsia" w:cstheme="minorBidi"/>
          <w:b w:val="0"/>
          <w:bCs w:val="0"/>
          <w:noProof/>
          <w:sz w:val="24"/>
          <w:szCs w:val="24"/>
        </w:rPr>
        <w:tab/>
      </w:r>
      <w:r>
        <w:rPr>
          <w:noProof/>
        </w:rPr>
        <w:t>External User Agreements</w:t>
      </w:r>
      <w:r>
        <w:rPr>
          <w:noProof/>
        </w:rPr>
        <w:tab/>
      </w:r>
      <w:r>
        <w:rPr>
          <w:noProof/>
        </w:rPr>
        <w:fldChar w:fldCharType="begin"/>
      </w:r>
      <w:r>
        <w:rPr>
          <w:noProof/>
        </w:rPr>
        <w:instrText xml:space="preserve"> PAGEREF _Toc532337963 \h </w:instrText>
      </w:r>
      <w:r>
        <w:rPr>
          <w:noProof/>
        </w:rPr>
      </w:r>
      <w:r>
        <w:rPr>
          <w:noProof/>
        </w:rPr>
        <w:fldChar w:fldCharType="separate"/>
      </w:r>
      <w:r>
        <w:rPr>
          <w:noProof/>
        </w:rPr>
        <w:t>14</w:t>
      </w:r>
      <w:r>
        <w:rPr>
          <w:noProof/>
        </w:rPr>
        <w:fldChar w:fldCharType="end"/>
      </w:r>
    </w:p>
    <w:p w14:paraId="6E9965FC" w14:textId="5C68290F" w:rsidR="00353856" w:rsidRDefault="00353856">
      <w:pPr>
        <w:pStyle w:val="TOC2"/>
        <w:tabs>
          <w:tab w:val="left" w:pos="960"/>
          <w:tab w:val="right" w:leader="dot" w:pos="9638"/>
        </w:tabs>
        <w:rPr>
          <w:rFonts w:eastAsiaTheme="minorEastAsia" w:cstheme="minorBidi"/>
          <w:b w:val="0"/>
          <w:bCs w:val="0"/>
          <w:noProof/>
          <w:sz w:val="24"/>
          <w:szCs w:val="24"/>
        </w:rPr>
      </w:pPr>
      <w:r>
        <w:rPr>
          <w:noProof/>
        </w:rPr>
        <w:t>2.4</w:t>
      </w:r>
      <w:r>
        <w:rPr>
          <w:rFonts w:eastAsiaTheme="minorEastAsia" w:cstheme="minorBidi"/>
          <w:b w:val="0"/>
          <w:bCs w:val="0"/>
          <w:noProof/>
          <w:sz w:val="24"/>
          <w:szCs w:val="24"/>
        </w:rPr>
        <w:tab/>
      </w:r>
      <w:r>
        <w:rPr>
          <w:noProof/>
        </w:rPr>
        <w:t>Adding Additional Personnel</w:t>
      </w:r>
      <w:r>
        <w:rPr>
          <w:noProof/>
        </w:rPr>
        <w:tab/>
      </w:r>
      <w:r>
        <w:rPr>
          <w:noProof/>
        </w:rPr>
        <w:fldChar w:fldCharType="begin"/>
      </w:r>
      <w:r>
        <w:rPr>
          <w:noProof/>
        </w:rPr>
        <w:instrText xml:space="preserve"> PAGEREF _Toc532337964 \h </w:instrText>
      </w:r>
      <w:r>
        <w:rPr>
          <w:noProof/>
        </w:rPr>
      </w:r>
      <w:r>
        <w:rPr>
          <w:noProof/>
        </w:rPr>
        <w:fldChar w:fldCharType="separate"/>
      </w:r>
      <w:r>
        <w:rPr>
          <w:noProof/>
        </w:rPr>
        <w:t>15</w:t>
      </w:r>
      <w:r>
        <w:rPr>
          <w:noProof/>
        </w:rPr>
        <w:fldChar w:fldCharType="end"/>
      </w:r>
    </w:p>
    <w:p w14:paraId="0DEA5DE6" w14:textId="61F671B6" w:rsidR="00353856" w:rsidRDefault="00353856">
      <w:pPr>
        <w:pStyle w:val="TOC2"/>
        <w:tabs>
          <w:tab w:val="left" w:pos="960"/>
          <w:tab w:val="right" w:leader="dot" w:pos="9638"/>
        </w:tabs>
        <w:rPr>
          <w:rFonts w:eastAsiaTheme="minorEastAsia" w:cstheme="minorBidi"/>
          <w:b w:val="0"/>
          <w:bCs w:val="0"/>
          <w:noProof/>
          <w:sz w:val="24"/>
          <w:szCs w:val="24"/>
        </w:rPr>
      </w:pPr>
      <w:r>
        <w:rPr>
          <w:noProof/>
        </w:rPr>
        <w:t>2.5</w:t>
      </w:r>
      <w:r>
        <w:rPr>
          <w:rFonts w:eastAsiaTheme="minorEastAsia" w:cstheme="minorBidi"/>
          <w:b w:val="0"/>
          <w:bCs w:val="0"/>
          <w:noProof/>
          <w:sz w:val="24"/>
          <w:szCs w:val="24"/>
        </w:rPr>
        <w:tab/>
      </w:r>
      <w:r>
        <w:rPr>
          <w:noProof/>
        </w:rPr>
        <w:t>Fees</w:t>
      </w:r>
      <w:r>
        <w:rPr>
          <w:noProof/>
        </w:rPr>
        <w:tab/>
      </w:r>
      <w:r>
        <w:rPr>
          <w:noProof/>
        </w:rPr>
        <w:fldChar w:fldCharType="begin"/>
      </w:r>
      <w:r>
        <w:rPr>
          <w:noProof/>
        </w:rPr>
        <w:instrText xml:space="preserve"> PAGEREF _Toc532337965 \h </w:instrText>
      </w:r>
      <w:r>
        <w:rPr>
          <w:noProof/>
        </w:rPr>
      </w:r>
      <w:r>
        <w:rPr>
          <w:noProof/>
        </w:rPr>
        <w:fldChar w:fldCharType="separate"/>
      </w:r>
      <w:r>
        <w:rPr>
          <w:noProof/>
        </w:rPr>
        <w:t>16</w:t>
      </w:r>
      <w:r>
        <w:rPr>
          <w:noProof/>
        </w:rPr>
        <w:fldChar w:fldCharType="end"/>
      </w:r>
    </w:p>
    <w:p w14:paraId="73210303" w14:textId="10D5A2E1" w:rsidR="00353856" w:rsidRDefault="00353856">
      <w:pPr>
        <w:pStyle w:val="TOC2"/>
        <w:tabs>
          <w:tab w:val="left" w:pos="960"/>
          <w:tab w:val="right" w:leader="dot" w:pos="9638"/>
        </w:tabs>
        <w:rPr>
          <w:rFonts w:eastAsiaTheme="minorEastAsia" w:cstheme="minorBidi"/>
          <w:b w:val="0"/>
          <w:bCs w:val="0"/>
          <w:noProof/>
          <w:sz w:val="24"/>
          <w:szCs w:val="24"/>
        </w:rPr>
      </w:pPr>
      <w:r>
        <w:rPr>
          <w:noProof/>
        </w:rPr>
        <w:t>2.6</w:t>
      </w:r>
      <w:r>
        <w:rPr>
          <w:rFonts w:eastAsiaTheme="minorEastAsia" w:cstheme="minorBidi"/>
          <w:b w:val="0"/>
          <w:bCs w:val="0"/>
          <w:noProof/>
          <w:sz w:val="24"/>
          <w:szCs w:val="24"/>
        </w:rPr>
        <w:tab/>
      </w:r>
      <w:r>
        <w:rPr>
          <w:noProof/>
        </w:rPr>
        <w:t>Scheduling</w:t>
      </w:r>
      <w:r>
        <w:rPr>
          <w:noProof/>
        </w:rPr>
        <w:tab/>
      </w:r>
      <w:r>
        <w:rPr>
          <w:noProof/>
        </w:rPr>
        <w:fldChar w:fldCharType="begin"/>
      </w:r>
      <w:r>
        <w:rPr>
          <w:noProof/>
        </w:rPr>
        <w:instrText xml:space="preserve"> PAGEREF _Toc532337966 \h </w:instrText>
      </w:r>
      <w:r>
        <w:rPr>
          <w:noProof/>
        </w:rPr>
      </w:r>
      <w:r>
        <w:rPr>
          <w:noProof/>
        </w:rPr>
        <w:fldChar w:fldCharType="separate"/>
      </w:r>
      <w:r>
        <w:rPr>
          <w:noProof/>
        </w:rPr>
        <w:t>17</w:t>
      </w:r>
      <w:r>
        <w:rPr>
          <w:noProof/>
        </w:rPr>
        <w:fldChar w:fldCharType="end"/>
      </w:r>
    </w:p>
    <w:p w14:paraId="547D8EB6" w14:textId="382E9637" w:rsidR="00353856" w:rsidRDefault="00353856">
      <w:pPr>
        <w:pStyle w:val="TOC2"/>
        <w:tabs>
          <w:tab w:val="left" w:pos="960"/>
          <w:tab w:val="right" w:leader="dot" w:pos="9638"/>
        </w:tabs>
        <w:rPr>
          <w:rFonts w:eastAsiaTheme="minorEastAsia" w:cstheme="minorBidi"/>
          <w:b w:val="0"/>
          <w:bCs w:val="0"/>
          <w:noProof/>
          <w:sz w:val="24"/>
          <w:szCs w:val="24"/>
        </w:rPr>
      </w:pPr>
      <w:r>
        <w:rPr>
          <w:noProof/>
        </w:rPr>
        <w:t>2.7</w:t>
      </w:r>
      <w:r>
        <w:rPr>
          <w:rFonts w:eastAsiaTheme="minorEastAsia" w:cstheme="minorBidi"/>
          <w:b w:val="0"/>
          <w:bCs w:val="0"/>
          <w:noProof/>
          <w:sz w:val="24"/>
          <w:szCs w:val="24"/>
        </w:rPr>
        <w:tab/>
      </w:r>
      <w:r>
        <w:rPr>
          <w:noProof/>
        </w:rPr>
        <w:t>Shakedown Scans &amp; Technical Development</w:t>
      </w:r>
      <w:r>
        <w:rPr>
          <w:noProof/>
        </w:rPr>
        <w:tab/>
      </w:r>
      <w:r>
        <w:rPr>
          <w:noProof/>
        </w:rPr>
        <w:fldChar w:fldCharType="begin"/>
      </w:r>
      <w:r>
        <w:rPr>
          <w:noProof/>
        </w:rPr>
        <w:instrText xml:space="preserve"> PAGEREF _Toc532337967 \h </w:instrText>
      </w:r>
      <w:r>
        <w:rPr>
          <w:noProof/>
        </w:rPr>
      </w:r>
      <w:r>
        <w:rPr>
          <w:noProof/>
        </w:rPr>
        <w:fldChar w:fldCharType="separate"/>
      </w:r>
      <w:r>
        <w:rPr>
          <w:noProof/>
        </w:rPr>
        <w:t>18</w:t>
      </w:r>
      <w:r>
        <w:rPr>
          <w:noProof/>
        </w:rPr>
        <w:fldChar w:fldCharType="end"/>
      </w:r>
    </w:p>
    <w:p w14:paraId="6FD8C96F" w14:textId="2DC73A01" w:rsidR="00353856" w:rsidRDefault="00353856">
      <w:pPr>
        <w:pStyle w:val="TOC2"/>
        <w:tabs>
          <w:tab w:val="left" w:pos="960"/>
          <w:tab w:val="right" w:leader="dot" w:pos="9638"/>
        </w:tabs>
        <w:rPr>
          <w:rFonts w:eastAsiaTheme="minorEastAsia" w:cstheme="minorBidi"/>
          <w:b w:val="0"/>
          <w:bCs w:val="0"/>
          <w:noProof/>
          <w:sz w:val="24"/>
          <w:szCs w:val="24"/>
        </w:rPr>
      </w:pPr>
      <w:r>
        <w:rPr>
          <w:noProof/>
        </w:rPr>
        <w:t>2.8</w:t>
      </w:r>
      <w:r>
        <w:rPr>
          <w:rFonts w:eastAsiaTheme="minorEastAsia" w:cstheme="minorBidi"/>
          <w:b w:val="0"/>
          <w:bCs w:val="0"/>
          <w:noProof/>
          <w:sz w:val="24"/>
          <w:szCs w:val="24"/>
        </w:rPr>
        <w:tab/>
      </w:r>
      <w:r>
        <w:rPr>
          <w:noProof/>
        </w:rPr>
        <w:t>Computer Accounts</w:t>
      </w:r>
      <w:r>
        <w:rPr>
          <w:noProof/>
        </w:rPr>
        <w:tab/>
      </w:r>
      <w:r>
        <w:rPr>
          <w:noProof/>
        </w:rPr>
        <w:fldChar w:fldCharType="begin"/>
      </w:r>
      <w:r>
        <w:rPr>
          <w:noProof/>
        </w:rPr>
        <w:instrText xml:space="preserve"> PAGEREF _Toc532337968 \h </w:instrText>
      </w:r>
      <w:r>
        <w:rPr>
          <w:noProof/>
        </w:rPr>
      </w:r>
      <w:r>
        <w:rPr>
          <w:noProof/>
        </w:rPr>
        <w:fldChar w:fldCharType="separate"/>
      </w:r>
      <w:r>
        <w:rPr>
          <w:noProof/>
        </w:rPr>
        <w:t>19</w:t>
      </w:r>
      <w:r>
        <w:rPr>
          <w:noProof/>
        </w:rPr>
        <w:fldChar w:fldCharType="end"/>
      </w:r>
    </w:p>
    <w:p w14:paraId="6AB4A80C" w14:textId="72870639" w:rsidR="00353856" w:rsidRDefault="00353856">
      <w:pPr>
        <w:pStyle w:val="TOC2"/>
        <w:tabs>
          <w:tab w:val="left" w:pos="960"/>
          <w:tab w:val="right" w:leader="dot" w:pos="9638"/>
        </w:tabs>
        <w:rPr>
          <w:rFonts w:eastAsiaTheme="minorEastAsia" w:cstheme="minorBidi"/>
          <w:b w:val="0"/>
          <w:bCs w:val="0"/>
          <w:noProof/>
          <w:sz w:val="24"/>
          <w:szCs w:val="24"/>
        </w:rPr>
      </w:pPr>
      <w:r>
        <w:rPr>
          <w:noProof/>
        </w:rPr>
        <w:t>2.9</w:t>
      </w:r>
      <w:r>
        <w:rPr>
          <w:rFonts w:eastAsiaTheme="minorEastAsia" w:cstheme="minorBidi"/>
          <w:b w:val="0"/>
          <w:bCs w:val="0"/>
          <w:noProof/>
          <w:sz w:val="24"/>
          <w:szCs w:val="24"/>
        </w:rPr>
        <w:tab/>
      </w:r>
      <w:r>
        <w:rPr>
          <w:noProof/>
        </w:rPr>
        <w:t>Data Retrieval</w:t>
      </w:r>
      <w:r>
        <w:rPr>
          <w:noProof/>
        </w:rPr>
        <w:tab/>
      </w:r>
      <w:r>
        <w:rPr>
          <w:noProof/>
        </w:rPr>
        <w:fldChar w:fldCharType="begin"/>
      </w:r>
      <w:r>
        <w:rPr>
          <w:noProof/>
        </w:rPr>
        <w:instrText xml:space="preserve"> PAGEREF _Toc532337969 \h </w:instrText>
      </w:r>
      <w:r>
        <w:rPr>
          <w:noProof/>
        </w:rPr>
      </w:r>
      <w:r>
        <w:rPr>
          <w:noProof/>
        </w:rPr>
        <w:fldChar w:fldCharType="separate"/>
      </w:r>
      <w:r>
        <w:rPr>
          <w:noProof/>
        </w:rPr>
        <w:t>19</w:t>
      </w:r>
      <w:r>
        <w:rPr>
          <w:noProof/>
        </w:rPr>
        <w:fldChar w:fldCharType="end"/>
      </w:r>
    </w:p>
    <w:p w14:paraId="2F9FD6F6" w14:textId="0333E82A" w:rsidR="00353856" w:rsidRDefault="00353856">
      <w:pPr>
        <w:pStyle w:val="TOC2"/>
        <w:tabs>
          <w:tab w:val="left" w:pos="960"/>
          <w:tab w:val="right" w:leader="dot" w:pos="9638"/>
        </w:tabs>
        <w:rPr>
          <w:rFonts w:eastAsiaTheme="minorEastAsia" w:cstheme="minorBidi"/>
          <w:b w:val="0"/>
          <w:bCs w:val="0"/>
          <w:noProof/>
          <w:sz w:val="24"/>
          <w:szCs w:val="24"/>
        </w:rPr>
      </w:pPr>
      <w:r>
        <w:rPr>
          <w:noProof/>
        </w:rPr>
        <w:t>2.10</w:t>
      </w:r>
      <w:r>
        <w:rPr>
          <w:rFonts w:eastAsiaTheme="minorEastAsia" w:cstheme="minorBidi"/>
          <w:b w:val="0"/>
          <w:bCs w:val="0"/>
          <w:noProof/>
          <w:sz w:val="24"/>
          <w:szCs w:val="24"/>
        </w:rPr>
        <w:tab/>
      </w:r>
      <w:r>
        <w:rPr>
          <w:noProof/>
        </w:rPr>
        <w:t>Participant Information and Data De-Identification</w:t>
      </w:r>
      <w:r>
        <w:rPr>
          <w:noProof/>
        </w:rPr>
        <w:tab/>
      </w:r>
      <w:r>
        <w:rPr>
          <w:noProof/>
        </w:rPr>
        <w:fldChar w:fldCharType="begin"/>
      </w:r>
      <w:r>
        <w:rPr>
          <w:noProof/>
        </w:rPr>
        <w:instrText xml:space="preserve"> PAGEREF _Toc532337970 \h </w:instrText>
      </w:r>
      <w:r>
        <w:rPr>
          <w:noProof/>
        </w:rPr>
      </w:r>
      <w:r>
        <w:rPr>
          <w:noProof/>
        </w:rPr>
        <w:fldChar w:fldCharType="separate"/>
      </w:r>
      <w:r>
        <w:rPr>
          <w:noProof/>
        </w:rPr>
        <w:t>19</w:t>
      </w:r>
      <w:r>
        <w:rPr>
          <w:noProof/>
        </w:rPr>
        <w:fldChar w:fldCharType="end"/>
      </w:r>
    </w:p>
    <w:p w14:paraId="220665D9" w14:textId="5CAFF297" w:rsidR="00353856" w:rsidRDefault="00353856">
      <w:pPr>
        <w:pStyle w:val="TOC2"/>
        <w:tabs>
          <w:tab w:val="left" w:pos="960"/>
          <w:tab w:val="right" w:leader="dot" w:pos="9638"/>
        </w:tabs>
        <w:rPr>
          <w:rFonts w:eastAsiaTheme="minorEastAsia" w:cstheme="minorBidi"/>
          <w:b w:val="0"/>
          <w:bCs w:val="0"/>
          <w:noProof/>
          <w:sz w:val="24"/>
          <w:szCs w:val="24"/>
        </w:rPr>
      </w:pPr>
      <w:r>
        <w:rPr>
          <w:noProof/>
        </w:rPr>
        <w:t>2.11</w:t>
      </w:r>
      <w:r>
        <w:rPr>
          <w:rFonts w:eastAsiaTheme="minorEastAsia" w:cstheme="minorBidi"/>
          <w:b w:val="0"/>
          <w:bCs w:val="0"/>
          <w:noProof/>
          <w:sz w:val="24"/>
          <w:szCs w:val="24"/>
        </w:rPr>
        <w:tab/>
      </w:r>
      <w:r>
        <w:rPr>
          <w:noProof/>
        </w:rPr>
        <w:t>Providing Brain Images to Participants</w:t>
      </w:r>
      <w:r>
        <w:rPr>
          <w:noProof/>
        </w:rPr>
        <w:tab/>
      </w:r>
      <w:r>
        <w:rPr>
          <w:noProof/>
        </w:rPr>
        <w:fldChar w:fldCharType="begin"/>
      </w:r>
      <w:r>
        <w:rPr>
          <w:noProof/>
        </w:rPr>
        <w:instrText xml:space="preserve"> PAGEREF _Toc532337971 \h </w:instrText>
      </w:r>
      <w:r>
        <w:rPr>
          <w:noProof/>
        </w:rPr>
      </w:r>
      <w:r>
        <w:rPr>
          <w:noProof/>
        </w:rPr>
        <w:fldChar w:fldCharType="separate"/>
      </w:r>
      <w:r>
        <w:rPr>
          <w:noProof/>
        </w:rPr>
        <w:t>20</w:t>
      </w:r>
      <w:r>
        <w:rPr>
          <w:noProof/>
        </w:rPr>
        <w:fldChar w:fldCharType="end"/>
      </w:r>
    </w:p>
    <w:p w14:paraId="6A7DFE6F" w14:textId="3ACDF9CF" w:rsidR="00353856" w:rsidRDefault="00353856">
      <w:pPr>
        <w:pStyle w:val="TOC1"/>
        <w:tabs>
          <w:tab w:val="right" w:leader="dot" w:pos="9638"/>
        </w:tabs>
        <w:rPr>
          <w:rFonts w:eastAsiaTheme="minorEastAsia" w:cstheme="minorBidi"/>
          <w:b w:val="0"/>
          <w:bCs w:val="0"/>
          <w:i w:val="0"/>
          <w:iCs w:val="0"/>
          <w:noProof/>
        </w:rPr>
      </w:pPr>
      <w:r>
        <w:rPr>
          <w:noProof/>
        </w:rPr>
        <w:t>SECTION 3: SAFETY POLICIES</w:t>
      </w:r>
      <w:r>
        <w:rPr>
          <w:noProof/>
        </w:rPr>
        <w:tab/>
      </w:r>
      <w:r>
        <w:rPr>
          <w:noProof/>
        </w:rPr>
        <w:fldChar w:fldCharType="begin"/>
      </w:r>
      <w:r>
        <w:rPr>
          <w:noProof/>
        </w:rPr>
        <w:instrText xml:space="preserve"> PAGEREF _Toc532337972 \h </w:instrText>
      </w:r>
      <w:r>
        <w:rPr>
          <w:noProof/>
        </w:rPr>
      </w:r>
      <w:r>
        <w:rPr>
          <w:noProof/>
        </w:rPr>
        <w:fldChar w:fldCharType="separate"/>
      </w:r>
      <w:r>
        <w:rPr>
          <w:noProof/>
        </w:rPr>
        <w:t>21</w:t>
      </w:r>
      <w:r>
        <w:rPr>
          <w:noProof/>
        </w:rPr>
        <w:fldChar w:fldCharType="end"/>
      </w:r>
    </w:p>
    <w:p w14:paraId="7E96E8E6" w14:textId="5DA5C588"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3.1 </w:t>
      </w:r>
      <w:r>
        <w:rPr>
          <w:rFonts w:eastAsiaTheme="minorEastAsia" w:cstheme="minorBidi"/>
          <w:b w:val="0"/>
          <w:bCs w:val="0"/>
          <w:noProof/>
          <w:sz w:val="24"/>
          <w:szCs w:val="24"/>
        </w:rPr>
        <w:tab/>
      </w:r>
      <w:r>
        <w:rPr>
          <w:noProof/>
        </w:rPr>
        <w:t>Introduction and Organization</w:t>
      </w:r>
      <w:r>
        <w:rPr>
          <w:noProof/>
        </w:rPr>
        <w:tab/>
      </w:r>
      <w:r>
        <w:rPr>
          <w:noProof/>
        </w:rPr>
        <w:fldChar w:fldCharType="begin"/>
      </w:r>
      <w:r>
        <w:rPr>
          <w:noProof/>
        </w:rPr>
        <w:instrText xml:space="preserve"> PAGEREF _Toc532337973 \h </w:instrText>
      </w:r>
      <w:r>
        <w:rPr>
          <w:noProof/>
        </w:rPr>
      </w:r>
      <w:r>
        <w:rPr>
          <w:noProof/>
        </w:rPr>
        <w:fldChar w:fldCharType="separate"/>
      </w:r>
      <w:r>
        <w:rPr>
          <w:noProof/>
        </w:rPr>
        <w:t>21</w:t>
      </w:r>
      <w:r>
        <w:rPr>
          <w:noProof/>
        </w:rPr>
        <w:fldChar w:fldCharType="end"/>
      </w:r>
    </w:p>
    <w:p w14:paraId="7E71B411" w14:textId="1E8F903F" w:rsidR="00353856" w:rsidRDefault="00353856">
      <w:pPr>
        <w:pStyle w:val="TOC2"/>
        <w:tabs>
          <w:tab w:val="left" w:pos="960"/>
          <w:tab w:val="right" w:leader="dot" w:pos="9638"/>
        </w:tabs>
        <w:rPr>
          <w:rFonts w:eastAsiaTheme="minorEastAsia" w:cstheme="minorBidi"/>
          <w:b w:val="0"/>
          <w:bCs w:val="0"/>
          <w:noProof/>
          <w:sz w:val="24"/>
          <w:szCs w:val="24"/>
        </w:rPr>
      </w:pPr>
      <w:r w:rsidRPr="006014F5">
        <w:rPr>
          <w:rFonts w:eastAsiaTheme="minorHAnsi"/>
          <w:noProof/>
        </w:rPr>
        <w:t>3.2</w:t>
      </w:r>
      <w:r>
        <w:rPr>
          <w:rFonts w:eastAsiaTheme="minorEastAsia" w:cstheme="minorBidi"/>
          <w:b w:val="0"/>
          <w:bCs w:val="0"/>
          <w:noProof/>
          <w:sz w:val="24"/>
          <w:szCs w:val="24"/>
        </w:rPr>
        <w:tab/>
      </w:r>
      <w:r w:rsidRPr="006014F5">
        <w:rPr>
          <w:rFonts w:eastAsiaTheme="minorHAnsi"/>
          <w:noProof/>
        </w:rPr>
        <w:t>Core Safety Policies</w:t>
      </w:r>
      <w:r>
        <w:rPr>
          <w:noProof/>
        </w:rPr>
        <w:tab/>
      </w:r>
      <w:r>
        <w:rPr>
          <w:noProof/>
        </w:rPr>
        <w:fldChar w:fldCharType="begin"/>
      </w:r>
      <w:r>
        <w:rPr>
          <w:noProof/>
        </w:rPr>
        <w:instrText xml:space="preserve"> PAGEREF _Toc532337974 \h </w:instrText>
      </w:r>
      <w:r>
        <w:rPr>
          <w:noProof/>
        </w:rPr>
      </w:r>
      <w:r>
        <w:rPr>
          <w:noProof/>
        </w:rPr>
        <w:fldChar w:fldCharType="separate"/>
      </w:r>
      <w:r>
        <w:rPr>
          <w:noProof/>
        </w:rPr>
        <w:t>22</w:t>
      </w:r>
      <w:r>
        <w:rPr>
          <w:noProof/>
        </w:rPr>
        <w:fldChar w:fldCharType="end"/>
      </w:r>
    </w:p>
    <w:p w14:paraId="6B15DB65" w14:textId="28B2EC65" w:rsidR="00353856" w:rsidRDefault="00353856">
      <w:pPr>
        <w:pStyle w:val="TOC2"/>
        <w:tabs>
          <w:tab w:val="left" w:pos="960"/>
          <w:tab w:val="right" w:leader="dot" w:pos="9638"/>
        </w:tabs>
        <w:rPr>
          <w:rFonts w:eastAsiaTheme="minorEastAsia" w:cstheme="minorBidi"/>
          <w:b w:val="0"/>
          <w:bCs w:val="0"/>
          <w:noProof/>
          <w:sz w:val="24"/>
          <w:szCs w:val="24"/>
        </w:rPr>
      </w:pPr>
      <w:r>
        <w:rPr>
          <w:noProof/>
        </w:rPr>
        <w:t>3.3</w:t>
      </w:r>
      <w:r>
        <w:rPr>
          <w:rFonts w:eastAsiaTheme="minorEastAsia" w:cstheme="minorBidi"/>
          <w:b w:val="0"/>
          <w:bCs w:val="0"/>
          <w:noProof/>
          <w:sz w:val="24"/>
          <w:szCs w:val="24"/>
        </w:rPr>
        <w:tab/>
      </w:r>
      <w:r>
        <w:rPr>
          <w:noProof/>
        </w:rPr>
        <w:t>Safety Zones</w:t>
      </w:r>
      <w:r>
        <w:rPr>
          <w:noProof/>
        </w:rPr>
        <w:tab/>
      </w:r>
      <w:r>
        <w:rPr>
          <w:noProof/>
        </w:rPr>
        <w:fldChar w:fldCharType="begin"/>
      </w:r>
      <w:r>
        <w:rPr>
          <w:noProof/>
        </w:rPr>
        <w:instrText xml:space="preserve"> PAGEREF _Toc532337975 \h </w:instrText>
      </w:r>
      <w:r>
        <w:rPr>
          <w:noProof/>
        </w:rPr>
      </w:r>
      <w:r>
        <w:rPr>
          <w:noProof/>
        </w:rPr>
        <w:fldChar w:fldCharType="separate"/>
      </w:r>
      <w:r>
        <w:rPr>
          <w:noProof/>
        </w:rPr>
        <w:t>23</w:t>
      </w:r>
      <w:r>
        <w:rPr>
          <w:noProof/>
        </w:rPr>
        <w:fldChar w:fldCharType="end"/>
      </w:r>
    </w:p>
    <w:p w14:paraId="408EAF32" w14:textId="135F5A2D" w:rsidR="00353856" w:rsidRDefault="00353856">
      <w:pPr>
        <w:pStyle w:val="TOC2"/>
        <w:tabs>
          <w:tab w:val="left" w:pos="960"/>
          <w:tab w:val="right" w:leader="dot" w:pos="9638"/>
        </w:tabs>
        <w:rPr>
          <w:rFonts w:eastAsiaTheme="minorEastAsia" w:cstheme="minorBidi"/>
          <w:b w:val="0"/>
          <w:bCs w:val="0"/>
          <w:noProof/>
          <w:sz w:val="24"/>
          <w:szCs w:val="24"/>
        </w:rPr>
      </w:pPr>
      <w:r>
        <w:rPr>
          <w:noProof/>
        </w:rPr>
        <w:t>3.4</w:t>
      </w:r>
      <w:r>
        <w:rPr>
          <w:rFonts w:eastAsiaTheme="minorEastAsia" w:cstheme="minorBidi"/>
          <w:b w:val="0"/>
          <w:bCs w:val="0"/>
          <w:noProof/>
          <w:sz w:val="24"/>
          <w:szCs w:val="24"/>
        </w:rPr>
        <w:tab/>
      </w:r>
      <w:r>
        <w:rPr>
          <w:noProof/>
        </w:rPr>
        <w:t>Personnel Categories &amp; Safety Training</w:t>
      </w:r>
      <w:r>
        <w:rPr>
          <w:noProof/>
        </w:rPr>
        <w:tab/>
      </w:r>
      <w:r>
        <w:rPr>
          <w:noProof/>
        </w:rPr>
        <w:fldChar w:fldCharType="begin"/>
      </w:r>
      <w:r>
        <w:rPr>
          <w:noProof/>
        </w:rPr>
        <w:instrText xml:space="preserve"> PAGEREF _Toc532337976 \h </w:instrText>
      </w:r>
      <w:r>
        <w:rPr>
          <w:noProof/>
        </w:rPr>
      </w:r>
      <w:r>
        <w:rPr>
          <w:noProof/>
        </w:rPr>
        <w:fldChar w:fldCharType="separate"/>
      </w:r>
      <w:r>
        <w:rPr>
          <w:noProof/>
        </w:rPr>
        <w:t>24</w:t>
      </w:r>
      <w:r>
        <w:rPr>
          <w:noProof/>
        </w:rPr>
        <w:fldChar w:fldCharType="end"/>
      </w:r>
    </w:p>
    <w:p w14:paraId="3CE3F498" w14:textId="28DE6309" w:rsidR="00353856" w:rsidRDefault="00353856">
      <w:pPr>
        <w:pStyle w:val="TOC2"/>
        <w:tabs>
          <w:tab w:val="left" w:pos="960"/>
          <w:tab w:val="right" w:leader="dot" w:pos="9638"/>
        </w:tabs>
        <w:rPr>
          <w:rFonts w:eastAsiaTheme="minorEastAsia" w:cstheme="minorBidi"/>
          <w:b w:val="0"/>
          <w:bCs w:val="0"/>
          <w:noProof/>
          <w:sz w:val="24"/>
          <w:szCs w:val="24"/>
        </w:rPr>
      </w:pPr>
      <w:r>
        <w:rPr>
          <w:noProof/>
        </w:rPr>
        <w:t>3.5</w:t>
      </w:r>
      <w:r>
        <w:rPr>
          <w:rFonts w:eastAsiaTheme="minorEastAsia" w:cstheme="minorBidi"/>
          <w:b w:val="0"/>
          <w:bCs w:val="0"/>
          <w:noProof/>
          <w:sz w:val="24"/>
          <w:szCs w:val="24"/>
        </w:rPr>
        <w:tab/>
      </w:r>
      <w:r>
        <w:rPr>
          <w:noProof/>
        </w:rPr>
        <w:t>MRI Safety Screening</w:t>
      </w:r>
      <w:r>
        <w:rPr>
          <w:noProof/>
        </w:rPr>
        <w:tab/>
      </w:r>
      <w:r>
        <w:rPr>
          <w:noProof/>
        </w:rPr>
        <w:fldChar w:fldCharType="begin"/>
      </w:r>
      <w:r>
        <w:rPr>
          <w:noProof/>
        </w:rPr>
        <w:instrText xml:space="preserve"> PAGEREF _Toc532337977 \h </w:instrText>
      </w:r>
      <w:r>
        <w:rPr>
          <w:noProof/>
        </w:rPr>
      </w:r>
      <w:r>
        <w:rPr>
          <w:noProof/>
        </w:rPr>
        <w:fldChar w:fldCharType="separate"/>
      </w:r>
      <w:r>
        <w:rPr>
          <w:noProof/>
        </w:rPr>
        <w:t>25</w:t>
      </w:r>
      <w:r>
        <w:rPr>
          <w:noProof/>
        </w:rPr>
        <w:fldChar w:fldCharType="end"/>
      </w:r>
    </w:p>
    <w:p w14:paraId="102B467C" w14:textId="13AF4462" w:rsidR="00353856" w:rsidRDefault="00353856">
      <w:pPr>
        <w:pStyle w:val="TOC2"/>
        <w:tabs>
          <w:tab w:val="left" w:pos="960"/>
          <w:tab w:val="right" w:leader="dot" w:pos="9638"/>
        </w:tabs>
        <w:rPr>
          <w:rFonts w:eastAsiaTheme="minorEastAsia" w:cstheme="minorBidi"/>
          <w:b w:val="0"/>
          <w:bCs w:val="0"/>
          <w:noProof/>
          <w:sz w:val="24"/>
          <w:szCs w:val="24"/>
        </w:rPr>
      </w:pPr>
      <w:r>
        <w:rPr>
          <w:noProof/>
        </w:rPr>
        <w:t>3.6</w:t>
      </w:r>
      <w:r>
        <w:rPr>
          <w:rFonts w:eastAsiaTheme="minorEastAsia" w:cstheme="minorBidi"/>
          <w:b w:val="0"/>
          <w:bCs w:val="0"/>
          <w:noProof/>
          <w:sz w:val="24"/>
          <w:szCs w:val="24"/>
        </w:rPr>
        <w:tab/>
      </w:r>
      <w:r>
        <w:rPr>
          <w:noProof/>
        </w:rPr>
        <w:t>Equipment &amp; Objects in Zone 4 (Magnet Room)</w:t>
      </w:r>
      <w:r>
        <w:rPr>
          <w:noProof/>
        </w:rPr>
        <w:tab/>
      </w:r>
      <w:r>
        <w:rPr>
          <w:noProof/>
        </w:rPr>
        <w:fldChar w:fldCharType="begin"/>
      </w:r>
      <w:r>
        <w:rPr>
          <w:noProof/>
        </w:rPr>
        <w:instrText xml:space="preserve"> PAGEREF _Toc532337978 \h </w:instrText>
      </w:r>
      <w:r>
        <w:rPr>
          <w:noProof/>
        </w:rPr>
      </w:r>
      <w:r>
        <w:rPr>
          <w:noProof/>
        </w:rPr>
        <w:fldChar w:fldCharType="separate"/>
      </w:r>
      <w:r>
        <w:rPr>
          <w:noProof/>
        </w:rPr>
        <w:t>26</w:t>
      </w:r>
      <w:r>
        <w:rPr>
          <w:noProof/>
        </w:rPr>
        <w:fldChar w:fldCharType="end"/>
      </w:r>
    </w:p>
    <w:p w14:paraId="673BBFA9" w14:textId="6A46F30F" w:rsidR="00353856" w:rsidRDefault="00353856">
      <w:pPr>
        <w:pStyle w:val="TOC2"/>
        <w:tabs>
          <w:tab w:val="left" w:pos="960"/>
          <w:tab w:val="right" w:leader="dot" w:pos="9638"/>
        </w:tabs>
        <w:rPr>
          <w:rFonts w:eastAsiaTheme="minorEastAsia" w:cstheme="minorBidi"/>
          <w:b w:val="0"/>
          <w:bCs w:val="0"/>
          <w:noProof/>
          <w:sz w:val="24"/>
          <w:szCs w:val="24"/>
        </w:rPr>
      </w:pPr>
      <w:r>
        <w:rPr>
          <w:noProof/>
        </w:rPr>
        <w:t>3.7</w:t>
      </w:r>
      <w:r>
        <w:rPr>
          <w:rFonts w:eastAsiaTheme="minorEastAsia" w:cstheme="minorBidi"/>
          <w:b w:val="0"/>
          <w:bCs w:val="0"/>
          <w:noProof/>
          <w:sz w:val="24"/>
          <w:szCs w:val="24"/>
        </w:rPr>
        <w:tab/>
      </w:r>
      <w:r>
        <w:rPr>
          <w:noProof/>
        </w:rPr>
        <w:t>The “Two Person” Rule</w:t>
      </w:r>
      <w:r>
        <w:rPr>
          <w:noProof/>
        </w:rPr>
        <w:tab/>
      </w:r>
      <w:r>
        <w:rPr>
          <w:noProof/>
        </w:rPr>
        <w:fldChar w:fldCharType="begin"/>
      </w:r>
      <w:r>
        <w:rPr>
          <w:noProof/>
        </w:rPr>
        <w:instrText xml:space="preserve"> PAGEREF _Toc532337979 \h </w:instrText>
      </w:r>
      <w:r>
        <w:rPr>
          <w:noProof/>
        </w:rPr>
      </w:r>
      <w:r>
        <w:rPr>
          <w:noProof/>
        </w:rPr>
        <w:fldChar w:fldCharType="separate"/>
      </w:r>
      <w:r>
        <w:rPr>
          <w:noProof/>
        </w:rPr>
        <w:t>27</w:t>
      </w:r>
      <w:r>
        <w:rPr>
          <w:noProof/>
        </w:rPr>
        <w:fldChar w:fldCharType="end"/>
      </w:r>
    </w:p>
    <w:p w14:paraId="7A34B492" w14:textId="269F055F" w:rsidR="00353856" w:rsidRDefault="00353856">
      <w:pPr>
        <w:pStyle w:val="TOC2"/>
        <w:tabs>
          <w:tab w:val="left" w:pos="960"/>
          <w:tab w:val="right" w:leader="dot" w:pos="9638"/>
        </w:tabs>
        <w:rPr>
          <w:rFonts w:eastAsiaTheme="minorEastAsia" w:cstheme="minorBidi"/>
          <w:b w:val="0"/>
          <w:bCs w:val="0"/>
          <w:noProof/>
          <w:sz w:val="24"/>
          <w:szCs w:val="24"/>
        </w:rPr>
      </w:pPr>
      <w:r>
        <w:rPr>
          <w:noProof/>
        </w:rPr>
        <w:t>3.8</w:t>
      </w:r>
      <w:r>
        <w:rPr>
          <w:rFonts w:eastAsiaTheme="minorEastAsia" w:cstheme="minorBidi"/>
          <w:b w:val="0"/>
          <w:bCs w:val="0"/>
          <w:noProof/>
          <w:sz w:val="24"/>
          <w:szCs w:val="24"/>
        </w:rPr>
        <w:tab/>
      </w:r>
      <w:r>
        <w:rPr>
          <w:noProof/>
        </w:rPr>
        <w:t>Pregnancy</w:t>
      </w:r>
      <w:r>
        <w:rPr>
          <w:noProof/>
        </w:rPr>
        <w:tab/>
      </w:r>
      <w:r>
        <w:rPr>
          <w:noProof/>
        </w:rPr>
        <w:fldChar w:fldCharType="begin"/>
      </w:r>
      <w:r>
        <w:rPr>
          <w:noProof/>
        </w:rPr>
        <w:instrText xml:space="preserve"> PAGEREF _Toc532337980 \h </w:instrText>
      </w:r>
      <w:r>
        <w:rPr>
          <w:noProof/>
        </w:rPr>
      </w:r>
      <w:r>
        <w:rPr>
          <w:noProof/>
        </w:rPr>
        <w:fldChar w:fldCharType="separate"/>
      </w:r>
      <w:r>
        <w:rPr>
          <w:noProof/>
        </w:rPr>
        <w:t>28</w:t>
      </w:r>
      <w:r>
        <w:rPr>
          <w:noProof/>
        </w:rPr>
        <w:fldChar w:fldCharType="end"/>
      </w:r>
    </w:p>
    <w:p w14:paraId="530040BF" w14:textId="3D1DCD5A" w:rsidR="00353856" w:rsidRDefault="00353856">
      <w:pPr>
        <w:pStyle w:val="TOC2"/>
        <w:tabs>
          <w:tab w:val="left" w:pos="960"/>
          <w:tab w:val="right" w:leader="dot" w:pos="9638"/>
        </w:tabs>
        <w:rPr>
          <w:rFonts w:eastAsiaTheme="minorEastAsia" w:cstheme="minorBidi"/>
          <w:b w:val="0"/>
          <w:bCs w:val="0"/>
          <w:noProof/>
          <w:sz w:val="24"/>
          <w:szCs w:val="24"/>
        </w:rPr>
      </w:pPr>
      <w:r>
        <w:rPr>
          <w:noProof/>
        </w:rPr>
        <w:t>3.9</w:t>
      </w:r>
      <w:r>
        <w:rPr>
          <w:rFonts w:eastAsiaTheme="minorEastAsia" w:cstheme="minorBidi"/>
          <w:b w:val="0"/>
          <w:bCs w:val="0"/>
          <w:noProof/>
          <w:sz w:val="24"/>
          <w:szCs w:val="24"/>
        </w:rPr>
        <w:tab/>
      </w:r>
      <w:r>
        <w:rPr>
          <w:noProof/>
        </w:rPr>
        <w:t>Incidental Findings</w:t>
      </w:r>
      <w:r>
        <w:rPr>
          <w:noProof/>
        </w:rPr>
        <w:tab/>
      </w:r>
      <w:r>
        <w:rPr>
          <w:noProof/>
        </w:rPr>
        <w:fldChar w:fldCharType="begin"/>
      </w:r>
      <w:r>
        <w:rPr>
          <w:noProof/>
        </w:rPr>
        <w:instrText xml:space="preserve"> PAGEREF _Toc532337981 \h </w:instrText>
      </w:r>
      <w:r>
        <w:rPr>
          <w:noProof/>
        </w:rPr>
      </w:r>
      <w:r>
        <w:rPr>
          <w:noProof/>
        </w:rPr>
        <w:fldChar w:fldCharType="separate"/>
      </w:r>
      <w:r>
        <w:rPr>
          <w:noProof/>
        </w:rPr>
        <w:t>28</w:t>
      </w:r>
      <w:r>
        <w:rPr>
          <w:noProof/>
        </w:rPr>
        <w:fldChar w:fldCharType="end"/>
      </w:r>
    </w:p>
    <w:p w14:paraId="4BC0B508" w14:textId="11CE738B" w:rsidR="00353856" w:rsidRDefault="00353856">
      <w:pPr>
        <w:pStyle w:val="TOC2"/>
        <w:tabs>
          <w:tab w:val="left" w:pos="960"/>
          <w:tab w:val="right" w:leader="dot" w:pos="9638"/>
        </w:tabs>
        <w:rPr>
          <w:rFonts w:eastAsiaTheme="minorEastAsia" w:cstheme="minorBidi"/>
          <w:b w:val="0"/>
          <w:bCs w:val="0"/>
          <w:noProof/>
          <w:sz w:val="24"/>
          <w:szCs w:val="24"/>
        </w:rPr>
      </w:pPr>
      <w:r>
        <w:rPr>
          <w:noProof/>
        </w:rPr>
        <w:t>3.10</w:t>
      </w:r>
      <w:r>
        <w:rPr>
          <w:rFonts w:eastAsiaTheme="minorEastAsia" w:cstheme="minorBidi"/>
          <w:b w:val="0"/>
          <w:bCs w:val="0"/>
          <w:noProof/>
          <w:sz w:val="24"/>
          <w:szCs w:val="24"/>
        </w:rPr>
        <w:tab/>
      </w:r>
      <w:r>
        <w:rPr>
          <w:noProof/>
        </w:rPr>
        <w:t>Pre-Screening</w:t>
      </w:r>
      <w:r>
        <w:rPr>
          <w:noProof/>
        </w:rPr>
        <w:tab/>
      </w:r>
      <w:r>
        <w:rPr>
          <w:noProof/>
        </w:rPr>
        <w:fldChar w:fldCharType="begin"/>
      </w:r>
      <w:r>
        <w:rPr>
          <w:noProof/>
        </w:rPr>
        <w:instrText xml:space="preserve"> PAGEREF _Toc532337982 \h </w:instrText>
      </w:r>
      <w:r>
        <w:rPr>
          <w:noProof/>
        </w:rPr>
      </w:r>
      <w:r>
        <w:rPr>
          <w:noProof/>
        </w:rPr>
        <w:fldChar w:fldCharType="separate"/>
      </w:r>
      <w:r>
        <w:rPr>
          <w:noProof/>
        </w:rPr>
        <w:t>29</w:t>
      </w:r>
      <w:r>
        <w:rPr>
          <w:noProof/>
        </w:rPr>
        <w:fldChar w:fldCharType="end"/>
      </w:r>
    </w:p>
    <w:p w14:paraId="3AEDBEFC" w14:textId="750489CB" w:rsidR="00353856" w:rsidRDefault="00353856">
      <w:pPr>
        <w:pStyle w:val="TOC2"/>
        <w:tabs>
          <w:tab w:val="left" w:pos="960"/>
          <w:tab w:val="right" w:leader="dot" w:pos="9638"/>
        </w:tabs>
        <w:rPr>
          <w:rFonts w:eastAsiaTheme="minorEastAsia" w:cstheme="minorBidi"/>
          <w:b w:val="0"/>
          <w:bCs w:val="0"/>
          <w:noProof/>
          <w:sz w:val="24"/>
          <w:szCs w:val="24"/>
        </w:rPr>
      </w:pPr>
      <w:r>
        <w:rPr>
          <w:noProof/>
        </w:rPr>
        <w:t>3.11</w:t>
      </w:r>
      <w:r>
        <w:rPr>
          <w:rFonts w:eastAsiaTheme="minorEastAsia" w:cstheme="minorBidi"/>
          <w:b w:val="0"/>
          <w:bCs w:val="0"/>
          <w:noProof/>
          <w:sz w:val="24"/>
          <w:szCs w:val="24"/>
        </w:rPr>
        <w:tab/>
      </w:r>
      <w:r>
        <w:rPr>
          <w:noProof/>
        </w:rPr>
        <w:t>Ear Protection</w:t>
      </w:r>
      <w:r>
        <w:rPr>
          <w:noProof/>
        </w:rPr>
        <w:tab/>
      </w:r>
      <w:r>
        <w:rPr>
          <w:noProof/>
        </w:rPr>
        <w:fldChar w:fldCharType="begin"/>
      </w:r>
      <w:r>
        <w:rPr>
          <w:noProof/>
        </w:rPr>
        <w:instrText xml:space="preserve"> PAGEREF _Toc532337983 \h </w:instrText>
      </w:r>
      <w:r>
        <w:rPr>
          <w:noProof/>
        </w:rPr>
      </w:r>
      <w:r>
        <w:rPr>
          <w:noProof/>
        </w:rPr>
        <w:fldChar w:fldCharType="separate"/>
      </w:r>
      <w:r>
        <w:rPr>
          <w:noProof/>
        </w:rPr>
        <w:t>30</w:t>
      </w:r>
      <w:r>
        <w:rPr>
          <w:noProof/>
        </w:rPr>
        <w:fldChar w:fldCharType="end"/>
      </w:r>
    </w:p>
    <w:p w14:paraId="4DC4A389" w14:textId="3259AD9A" w:rsidR="00353856" w:rsidRDefault="00353856">
      <w:pPr>
        <w:pStyle w:val="TOC2"/>
        <w:tabs>
          <w:tab w:val="left" w:pos="960"/>
          <w:tab w:val="right" w:leader="dot" w:pos="9638"/>
        </w:tabs>
        <w:rPr>
          <w:rFonts w:eastAsiaTheme="minorEastAsia" w:cstheme="minorBidi"/>
          <w:b w:val="0"/>
          <w:bCs w:val="0"/>
          <w:noProof/>
          <w:sz w:val="24"/>
          <w:szCs w:val="24"/>
        </w:rPr>
      </w:pPr>
      <w:r>
        <w:rPr>
          <w:noProof/>
        </w:rPr>
        <w:t>3.12</w:t>
      </w:r>
      <w:r>
        <w:rPr>
          <w:rFonts w:eastAsiaTheme="minorEastAsia" w:cstheme="minorBidi"/>
          <w:b w:val="0"/>
          <w:bCs w:val="0"/>
          <w:noProof/>
          <w:sz w:val="24"/>
          <w:szCs w:val="24"/>
        </w:rPr>
        <w:tab/>
      </w:r>
      <w:r>
        <w:rPr>
          <w:noProof/>
        </w:rPr>
        <w:t>Clothing</w:t>
      </w:r>
      <w:r>
        <w:rPr>
          <w:noProof/>
        </w:rPr>
        <w:tab/>
      </w:r>
      <w:r>
        <w:rPr>
          <w:noProof/>
        </w:rPr>
        <w:fldChar w:fldCharType="begin"/>
      </w:r>
      <w:r>
        <w:rPr>
          <w:noProof/>
        </w:rPr>
        <w:instrText xml:space="preserve"> PAGEREF _Toc532337984 \h </w:instrText>
      </w:r>
      <w:r>
        <w:rPr>
          <w:noProof/>
        </w:rPr>
      </w:r>
      <w:r>
        <w:rPr>
          <w:noProof/>
        </w:rPr>
        <w:fldChar w:fldCharType="separate"/>
      </w:r>
      <w:r>
        <w:rPr>
          <w:noProof/>
        </w:rPr>
        <w:t>30</w:t>
      </w:r>
      <w:r>
        <w:rPr>
          <w:noProof/>
        </w:rPr>
        <w:fldChar w:fldCharType="end"/>
      </w:r>
    </w:p>
    <w:p w14:paraId="0BC29E62" w14:textId="5F323FF5" w:rsidR="00353856" w:rsidRDefault="00353856">
      <w:pPr>
        <w:pStyle w:val="TOC2"/>
        <w:tabs>
          <w:tab w:val="left" w:pos="960"/>
          <w:tab w:val="right" w:leader="dot" w:pos="9638"/>
        </w:tabs>
        <w:rPr>
          <w:rFonts w:eastAsiaTheme="minorEastAsia" w:cstheme="minorBidi"/>
          <w:b w:val="0"/>
          <w:bCs w:val="0"/>
          <w:noProof/>
          <w:sz w:val="24"/>
          <w:szCs w:val="24"/>
        </w:rPr>
      </w:pPr>
      <w:r>
        <w:rPr>
          <w:noProof/>
        </w:rPr>
        <w:lastRenderedPageBreak/>
        <w:t>3.13</w:t>
      </w:r>
      <w:r>
        <w:rPr>
          <w:rFonts w:eastAsiaTheme="minorEastAsia" w:cstheme="minorBidi"/>
          <w:b w:val="0"/>
          <w:bCs w:val="0"/>
          <w:noProof/>
          <w:sz w:val="24"/>
          <w:szCs w:val="24"/>
        </w:rPr>
        <w:tab/>
      </w:r>
      <w:r>
        <w:rPr>
          <w:noProof/>
        </w:rPr>
        <w:t>Accurate Participant Weight</w:t>
      </w:r>
      <w:r>
        <w:rPr>
          <w:noProof/>
        </w:rPr>
        <w:tab/>
      </w:r>
      <w:r>
        <w:rPr>
          <w:noProof/>
        </w:rPr>
        <w:fldChar w:fldCharType="begin"/>
      </w:r>
      <w:r>
        <w:rPr>
          <w:noProof/>
        </w:rPr>
        <w:instrText xml:space="preserve"> PAGEREF _Toc532337985 \h </w:instrText>
      </w:r>
      <w:r>
        <w:rPr>
          <w:noProof/>
        </w:rPr>
      </w:r>
      <w:r>
        <w:rPr>
          <w:noProof/>
        </w:rPr>
        <w:fldChar w:fldCharType="separate"/>
      </w:r>
      <w:r>
        <w:rPr>
          <w:noProof/>
        </w:rPr>
        <w:t>31</w:t>
      </w:r>
      <w:r>
        <w:rPr>
          <w:noProof/>
        </w:rPr>
        <w:fldChar w:fldCharType="end"/>
      </w:r>
    </w:p>
    <w:p w14:paraId="4442C063" w14:textId="345F1FD5" w:rsidR="00353856" w:rsidRDefault="00353856">
      <w:pPr>
        <w:pStyle w:val="TOC1"/>
        <w:tabs>
          <w:tab w:val="right" w:leader="dot" w:pos="9638"/>
        </w:tabs>
        <w:rPr>
          <w:rFonts w:eastAsiaTheme="minorEastAsia" w:cstheme="minorBidi"/>
          <w:b w:val="0"/>
          <w:bCs w:val="0"/>
          <w:i w:val="0"/>
          <w:iCs w:val="0"/>
          <w:noProof/>
        </w:rPr>
      </w:pPr>
      <w:r>
        <w:rPr>
          <w:noProof/>
        </w:rPr>
        <w:t>SECTION 4: SAFETY STANDARD OPERATING PROCEDURES</w:t>
      </w:r>
      <w:r>
        <w:rPr>
          <w:noProof/>
        </w:rPr>
        <w:tab/>
      </w:r>
      <w:r>
        <w:rPr>
          <w:noProof/>
        </w:rPr>
        <w:fldChar w:fldCharType="begin"/>
      </w:r>
      <w:r>
        <w:rPr>
          <w:noProof/>
        </w:rPr>
        <w:instrText xml:space="preserve"> PAGEREF _Toc532337986 \h </w:instrText>
      </w:r>
      <w:r>
        <w:rPr>
          <w:noProof/>
        </w:rPr>
      </w:r>
      <w:r>
        <w:rPr>
          <w:noProof/>
        </w:rPr>
        <w:fldChar w:fldCharType="separate"/>
      </w:r>
      <w:r>
        <w:rPr>
          <w:noProof/>
        </w:rPr>
        <w:t>32</w:t>
      </w:r>
      <w:r>
        <w:rPr>
          <w:noProof/>
        </w:rPr>
        <w:fldChar w:fldCharType="end"/>
      </w:r>
    </w:p>
    <w:p w14:paraId="4FDB64F0" w14:textId="06A53399" w:rsidR="00353856" w:rsidRDefault="00353856">
      <w:pPr>
        <w:pStyle w:val="TOC2"/>
        <w:tabs>
          <w:tab w:val="left" w:pos="960"/>
          <w:tab w:val="right" w:leader="dot" w:pos="9638"/>
        </w:tabs>
        <w:rPr>
          <w:rFonts w:eastAsiaTheme="minorEastAsia" w:cstheme="minorBidi"/>
          <w:b w:val="0"/>
          <w:bCs w:val="0"/>
          <w:noProof/>
          <w:sz w:val="24"/>
          <w:szCs w:val="24"/>
        </w:rPr>
      </w:pPr>
      <w:r>
        <w:rPr>
          <w:noProof/>
        </w:rPr>
        <w:t>4.1</w:t>
      </w:r>
      <w:r>
        <w:rPr>
          <w:rFonts w:eastAsiaTheme="minorEastAsia" w:cstheme="minorBidi"/>
          <w:b w:val="0"/>
          <w:bCs w:val="0"/>
          <w:noProof/>
          <w:sz w:val="24"/>
          <w:szCs w:val="24"/>
        </w:rPr>
        <w:tab/>
      </w:r>
      <w:r>
        <w:rPr>
          <w:noProof/>
        </w:rPr>
        <w:t>Safety Responsibility and Authority</w:t>
      </w:r>
      <w:r>
        <w:rPr>
          <w:noProof/>
        </w:rPr>
        <w:tab/>
      </w:r>
      <w:r>
        <w:rPr>
          <w:noProof/>
        </w:rPr>
        <w:fldChar w:fldCharType="begin"/>
      </w:r>
      <w:r>
        <w:rPr>
          <w:noProof/>
        </w:rPr>
        <w:instrText xml:space="preserve"> PAGEREF _Toc532337987 \h </w:instrText>
      </w:r>
      <w:r>
        <w:rPr>
          <w:noProof/>
        </w:rPr>
      </w:r>
      <w:r>
        <w:rPr>
          <w:noProof/>
        </w:rPr>
        <w:fldChar w:fldCharType="separate"/>
      </w:r>
      <w:r>
        <w:rPr>
          <w:noProof/>
        </w:rPr>
        <w:t>32</w:t>
      </w:r>
      <w:r>
        <w:rPr>
          <w:noProof/>
        </w:rPr>
        <w:fldChar w:fldCharType="end"/>
      </w:r>
    </w:p>
    <w:p w14:paraId="2EBC3643" w14:textId="3F5A3C5C" w:rsidR="00353856" w:rsidRDefault="00353856">
      <w:pPr>
        <w:pStyle w:val="TOC2"/>
        <w:tabs>
          <w:tab w:val="left" w:pos="960"/>
          <w:tab w:val="right" w:leader="dot" w:pos="9638"/>
        </w:tabs>
        <w:rPr>
          <w:rFonts w:eastAsiaTheme="minorEastAsia" w:cstheme="minorBidi"/>
          <w:b w:val="0"/>
          <w:bCs w:val="0"/>
          <w:noProof/>
          <w:sz w:val="24"/>
          <w:szCs w:val="24"/>
        </w:rPr>
      </w:pPr>
      <w:r>
        <w:rPr>
          <w:noProof/>
        </w:rPr>
        <w:t>4.2</w:t>
      </w:r>
      <w:r>
        <w:rPr>
          <w:rFonts w:eastAsiaTheme="minorEastAsia" w:cstheme="minorBidi"/>
          <w:b w:val="0"/>
          <w:bCs w:val="0"/>
          <w:noProof/>
          <w:sz w:val="24"/>
          <w:szCs w:val="24"/>
        </w:rPr>
        <w:tab/>
      </w:r>
      <w:r>
        <w:rPr>
          <w:noProof/>
        </w:rPr>
        <w:t>MRI Quench – Emergency Magnet Run-Down</w:t>
      </w:r>
      <w:r>
        <w:rPr>
          <w:noProof/>
        </w:rPr>
        <w:tab/>
      </w:r>
      <w:r>
        <w:rPr>
          <w:noProof/>
        </w:rPr>
        <w:fldChar w:fldCharType="begin"/>
      </w:r>
      <w:r>
        <w:rPr>
          <w:noProof/>
        </w:rPr>
        <w:instrText xml:space="preserve"> PAGEREF _Toc532337988 \h </w:instrText>
      </w:r>
      <w:r>
        <w:rPr>
          <w:noProof/>
        </w:rPr>
      </w:r>
      <w:r>
        <w:rPr>
          <w:noProof/>
        </w:rPr>
        <w:fldChar w:fldCharType="separate"/>
      </w:r>
      <w:r>
        <w:rPr>
          <w:noProof/>
        </w:rPr>
        <w:t>32</w:t>
      </w:r>
      <w:r>
        <w:rPr>
          <w:noProof/>
        </w:rPr>
        <w:fldChar w:fldCharType="end"/>
      </w:r>
    </w:p>
    <w:p w14:paraId="057A7179" w14:textId="33E419B9" w:rsidR="00353856" w:rsidRDefault="00353856">
      <w:pPr>
        <w:pStyle w:val="TOC2"/>
        <w:tabs>
          <w:tab w:val="left" w:pos="960"/>
          <w:tab w:val="right" w:leader="dot" w:pos="9638"/>
        </w:tabs>
        <w:rPr>
          <w:rFonts w:eastAsiaTheme="minorEastAsia" w:cstheme="minorBidi"/>
          <w:b w:val="0"/>
          <w:bCs w:val="0"/>
          <w:noProof/>
          <w:sz w:val="24"/>
          <w:szCs w:val="24"/>
        </w:rPr>
      </w:pPr>
      <w:r>
        <w:rPr>
          <w:noProof/>
        </w:rPr>
        <w:t>4.3</w:t>
      </w:r>
      <w:r>
        <w:rPr>
          <w:rFonts w:eastAsiaTheme="minorEastAsia" w:cstheme="minorBidi"/>
          <w:b w:val="0"/>
          <w:bCs w:val="0"/>
          <w:noProof/>
          <w:sz w:val="24"/>
          <w:szCs w:val="24"/>
        </w:rPr>
        <w:tab/>
      </w:r>
      <w:r>
        <w:rPr>
          <w:noProof/>
        </w:rPr>
        <w:t>Emergency Power Off</w:t>
      </w:r>
      <w:r>
        <w:rPr>
          <w:noProof/>
        </w:rPr>
        <w:tab/>
      </w:r>
      <w:r>
        <w:rPr>
          <w:noProof/>
        </w:rPr>
        <w:fldChar w:fldCharType="begin"/>
      </w:r>
      <w:r>
        <w:rPr>
          <w:noProof/>
        </w:rPr>
        <w:instrText xml:space="preserve"> PAGEREF _Toc532337989 \h </w:instrText>
      </w:r>
      <w:r>
        <w:rPr>
          <w:noProof/>
        </w:rPr>
      </w:r>
      <w:r>
        <w:rPr>
          <w:noProof/>
        </w:rPr>
        <w:fldChar w:fldCharType="separate"/>
      </w:r>
      <w:r>
        <w:rPr>
          <w:noProof/>
        </w:rPr>
        <w:t>35</w:t>
      </w:r>
      <w:r>
        <w:rPr>
          <w:noProof/>
        </w:rPr>
        <w:fldChar w:fldCharType="end"/>
      </w:r>
    </w:p>
    <w:p w14:paraId="455FED39" w14:textId="4C25707C" w:rsidR="00353856" w:rsidRDefault="00353856">
      <w:pPr>
        <w:pStyle w:val="TOC2"/>
        <w:tabs>
          <w:tab w:val="left" w:pos="960"/>
          <w:tab w:val="right" w:leader="dot" w:pos="9638"/>
        </w:tabs>
        <w:rPr>
          <w:rFonts w:eastAsiaTheme="minorEastAsia" w:cstheme="minorBidi"/>
          <w:b w:val="0"/>
          <w:bCs w:val="0"/>
          <w:noProof/>
          <w:sz w:val="24"/>
          <w:szCs w:val="24"/>
        </w:rPr>
      </w:pPr>
      <w:r>
        <w:rPr>
          <w:noProof/>
        </w:rPr>
        <w:t>4.4</w:t>
      </w:r>
      <w:r>
        <w:rPr>
          <w:rFonts w:eastAsiaTheme="minorEastAsia" w:cstheme="minorBidi"/>
          <w:b w:val="0"/>
          <w:bCs w:val="0"/>
          <w:noProof/>
          <w:sz w:val="24"/>
          <w:szCs w:val="24"/>
        </w:rPr>
        <w:tab/>
      </w:r>
      <w:r>
        <w:rPr>
          <w:noProof/>
        </w:rPr>
        <w:t>Medical Emergency or Cardiac Arrest</w:t>
      </w:r>
      <w:r>
        <w:rPr>
          <w:noProof/>
        </w:rPr>
        <w:tab/>
      </w:r>
      <w:r>
        <w:rPr>
          <w:noProof/>
        </w:rPr>
        <w:fldChar w:fldCharType="begin"/>
      </w:r>
      <w:r>
        <w:rPr>
          <w:noProof/>
        </w:rPr>
        <w:instrText xml:space="preserve"> PAGEREF _Toc532337990 \h </w:instrText>
      </w:r>
      <w:r>
        <w:rPr>
          <w:noProof/>
        </w:rPr>
      </w:r>
      <w:r>
        <w:rPr>
          <w:noProof/>
        </w:rPr>
        <w:fldChar w:fldCharType="separate"/>
      </w:r>
      <w:r>
        <w:rPr>
          <w:noProof/>
        </w:rPr>
        <w:t>35</w:t>
      </w:r>
      <w:r>
        <w:rPr>
          <w:noProof/>
        </w:rPr>
        <w:fldChar w:fldCharType="end"/>
      </w:r>
    </w:p>
    <w:p w14:paraId="0C1C7B60" w14:textId="126ED616" w:rsidR="00353856" w:rsidRDefault="00353856">
      <w:pPr>
        <w:pStyle w:val="TOC2"/>
        <w:tabs>
          <w:tab w:val="left" w:pos="960"/>
          <w:tab w:val="right" w:leader="dot" w:pos="9638"/>
        </w:tabs>
        <w:rPr>
          <w:rFonts w:eastAsiaTheme="minorEastAsia" w:cstheme="minorBidi"/>
          <w:b w:val="0"/>
          <w:bCs w:val="0"/>
          <w:noProof/>
          <w:sz w:val="24"/>
          <w:szCs w:val="24"/>
        </w:rPr>
      </w:pPr>
      <w:r>
        <w:rPr>
          <w:noProof/>
        </w:rPr>
        <w:t>4.5</w:t>
      </w:r>
      <w:r>
        <w:rPr>
          <w:rFonts w:eastAsiaTheme="minorEastAsia" w:cstheme="minorBidi"/>
          <w:b w:val="0"/>
          <w:bCs w:val="0"/>
          <w:noProof/>
          <w:sz w:val="24"/>
          <w:szCs w:val="24"/>
        </w:rPr>
        <w:tab/>
      </w:r>
      <w:r>
        <w:rPr>
          <w:noProof/>
        </w:rPr>
        <w:t>Panicked Participant</w:t>
      </w:r>
      <w:r>
        <w:rPr>
          <w:noProof/>
        </w:rPr>
        <w:tab/>
      </w:r>
      <w:r>
        <w:rPr>
          <w:noProof/>
        </w:rPr>
        <w:fldChar w:fldCharType="begin"/>
      </w:r>
      <w:r>
        <w:rPr>
          <w:noProof/>
        </w:rPr>
        <w:instrText xml:space="preserve"> PAGEREF _Toc532337991 \h </w:instrText>
      </w:r>
      <w:r>
        <w:rPr>
          <w:noProof/>
        </w:rPr>
      </w:r>
      <w:r>
        <w:rPr>
          <w:noProof/>
        </w:rPr>
        <w:fldChar w:fldCharType="separate"/>
      </w:r>
      <w:r>
        <w:rPr>
          <w:noProof/>
        </w:rPr>
        <w:t>36</w:t>
      </w:r>
      <w:r>
        <w:rPr>
          <w:noProof/>
        </w:rPr>
        <w:fldChar w:fldCharType="end"/>
      </w:r>
    </w:p>
    <w:p w14:paraId="3BB5D948" w14:textId="69E874E3"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4.6 </w:t>
      </w:r>
      <w:r>
        <w:rPr>
          <w:rFonts w:eastAsiaTheme="minorEastAsia" w:cstheme="minorBidi"/>
          <w:b w:val="0"/>
          <w:bCs w:val="0"/>
          <w:noProof/>
          <w:sz w:val="24"/>
          <w:szCs w:val="24"/>
        </w:rPr>
        <w:tab/>
      </w:r>
      <w:r>
        <w:rPr>
          <w:noProof/>
        </w:rPr>
        <w:t>Threatening or Dangerous Participant</w:t>
      </w:r>
      <w:r>
        <w:rPr>
          <w:noProof/>
        </w:rPr>
        <w:tab/>
      </w:r>
      <w:r>
        <w:rPr>
          <w:noProof/>
        </w:rPr>
        <w:fldChar w:fldCharType="begin"/>
      </w:r>
      <w:r>
        <w:rPr>
          <w:noProof/>
        </w:rPr>
        <w:instrText xml:space="preserve"> PAGEREF _Toc532337992 \h </w:instrText>
      </w:r>
      <w:r>
        <w:rPr>
          <w:noProof/>
        </w:rPr>
      </w:r>
      <w:r>
        <w:rPr>
          <w:noProof/>
        </w:rPr>
        <w:fldChar w:fldCharType="separate"/>
      </w:r>
      <w:r>
        <w:rPr>
          <w:noProof/>
        </w:rPr>
        <w:t>37</w:t>
      </w:r>
      <w:r>
        <w:rPr>
          <w:noProof/>
        </w:rPr>
        <w:fldChar w:fldCharType="end"/>
      </w:r>
    </w:p>
    <w:p w14:paraId="4A5D7CF7" w14:textId="6B6F5D11"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4.7 </w:t>
      </w:r>
      <w:r>
        <w:rPr>
          <w:rFonts w:eastAsiaTheme="minorEastAsia" w:cstheme="minorBidi"/>
          <w:b w:val="0"/>
          <w:bCs w:val="0"/>
          <w:noProof/>
          <w:sz w:val="24"/>
          <w:szCs w:val="24"/>
        </w:rPr>
        <w:tab/>
      </w:r>
      <w:r>
        <w:rPr>
          <w:noProof/>
        </w:rPr>
        <w:t>Fire or Explosion</w:t>
      </w:r>
      <w:r>
        <w:rPr>
          <w:noProof/>
        </w:rPr>
        <w:tab/>
      </w:r>
      <w:r>
        <w:rPr>
          <w:noProof/>
        </w:rPr>
        <w:fldChar w:fldCharType="begin"/>
      </w:r>
      <w:r>
        <w:rPr>
          <w:noProof/>
        </w:rPr>
        <w:instrText xml:space="preserve"> PAGEREF _Toc532337993 \h </w:instrText>
      </w:r>
      <w:r>
        <w:rPr>
          <w:noProof/>
        </w:rPr>
      </w:r>
      <w:r>
        <w:rPr>
          <w:noProof/>
        </w:rPr>
        <w:fldChar w:fldCharType="separate"/>
      </w:r>
      <w:r>
        <w:rPr>
          <w:noProof/>
        </w:rPr>
        <w:t>37</w:t>
      </w:r>
      <w:r>
        <w:rPr>
          <w:noProof/>
        </w:rPr>
        <w:fldChar w:fldCharType="end"/>
      </w:r>
    </w:p>
    <w:p w14:paraId="7F8FF973" w14:textId="588C0CAB"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4.8 </w:t>
      </w:r>
      <w:r>
        <w:rPr>
          <w:rFonts w:eastAsiaTheme="minorEastAsia" w:cstheme="minorBidi"/>
          <w:b w:val="0"/>
          <w:bCs w:val="0"/>
          <w:noProof/>
          <w:sz w:val="24"/>
          <w:szCs w:val="24"/>
        </w:rPr>
        <w:tab/>
      </w:r>
      <w:r>
        <w:rPr>
          <w:noProof/>
        </w:rPr>
        <w:t>Power Outage</w:t>
      </w:r>
      <w:r>
        <w:rPr>
          <w:noProof/>
        </w:rPr>
        <w:tab/>
      </w:r>
      <w:r>
        <w:rPr>
          <w:noProof/>
        </w:rPr>
        <w:fldChar w:fldCharType="begin"/>
      </w:r>
      <w:r>
        <w:rPr>
          <w:noProof/>
        </w:rPr>
        <w:instrText xml:space="preserve"> PAGEREF _Toc532337994 \h </w:instrText>
      </w:r>
      <w:r>
        <w:rPr>
          <w:noProof/>
        </w:rPr>
      </w:r>
      <w:r>
        <w:rPr>
          <w:noProof/>
        </w:rPr>
        <w:fldChar w:fldCharType="separate"/>
      </w:r>
      <w:r>
        <w:rPr>
          <w:noProof/>
        </w:rPr>
        <w:t>38</w:t>
      </w:r>
      <w:r>
        <w:rPr>
          <w:noProof/>
        </w:rPr>
        <w:fldChar w:fldCharType="end"/>
      </w:r>
    </w:p>
    <w:p w14:paraId="5161BC4B" w14:textId="3A16DC2F"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4.9 </w:t>
      </w:r>
      <w:r>
        <w:rPr>
          <w:rFonts w:eastAsiaTheme="minorEastAsia" w:cstheme="minorBidi"/>
          <w:b w:val="0"/>
          <w:bCs w:val="0"/>
          <w:noProof/>
          <w:sz w:val="24"/>
          <w:szCs w:val="24"/>
        </w:rPr>
        <w:tab/>
      </w:r>
      <w:r>
        <w:rPr>
          <w:noProof/>
        </w:rPr>
        <w:t>Phantom Fluid or Glycol Spills</w:t>
      </w:r>
      <w:r>
        <w:rPr>
          <w:noProof/>
        </w:rPr>
        <w:tab/>
      </w:r>
      <w:r>
        <w:rPr>
          <w:noProof/>
        </w:rPr>
        <w:fldChar w:fldCharType="begin"/>
      </w:r>
      <w:r>
        <w:rPr>
          <w:noProof/>
        </w:rPr>
        <w:instrText xml:space="preserve"> PAGEREF _Toc532337995 \h </w:instrText>
      </w:r>
      <w:r>
        <w:rPr>
          <w:noProof/>
        </w:rPr>
      </w:r>
      <w:r>
        <w:rPr>
          <w:noProof/>
        </w:rPr>
        <w:fldChar w:fldCharType="separate"/>
      </w:r>
      <w:r>
        <w:rPr>
          <w:noProof/>
        </w:rPr>
        <w:t>38</w:t>
      </w:r>
      <w:r>
        <w:rPr>
          <w:noProof/>
        </w:rPr>
        <w:fldChar w:fldCharType="end"/>
      </w:r>
    </w:p>
    <w:p w14:paraId="2D816B7B" w14:textId="55B0F156"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4.10 </w:t>
      </w:r>
      <w:r>
        <w:rPr>
          <w:rFonts w:eastAsiaTheme="minorEastAsia" w:cstheme="minorBidi"/>
          <w:b w:val="0"/>
          <w:bCs w:val="0"/>
          <w:noProof/>
          <w:sz w:val="24"/>
          <w:szCs w:val="24"/>
        </w:rPr>
        <w:tab/>
      </w:r>
      <w:r>
        <w:rPr>
          <w:noProof/>
        </w:rPr>
        <w:t>Building Lockdown</w:t>
      </w:r>
      <w:r>
        <w:rPr>
          <w:noProof/>
        </w:rPr>
        <w:tab/>
      </w:r>
      <w:r>
        <w:rPr>
          <w:noProof/>
        </w:rPr>
        <w:fldChar w:fldCharType="begin"/>
      </w:r>
      <w:r>
        <w:rPr>
          <w:noProof/>
        </w:rPr>
        <w:instrText xml:space="preserve"> PAGEREF _Toc532337996 \h </w:instrText>
      </w:r>
      <w:r>
        <w:rPr>
          <w:noProof/>
        </w:rPr>
      </w:r>
      <w:r>
        <w:rPr>
          <w:noProof/>
        </w:rPr>
        <w:fldChar w:fldCharType="separate"/>
      </w:r>
      <w:r>
        <w:rPr>
          <w:noProof/>
        </w:rPr>
        <w:t>39</w:t>
      </w:r>
      <w:r>
        <w:rPr>
          <w:noProof/>
        </w:rPr>
        <w:fldChar w:fldCharType="end"/>
      </w:r>
    </w:p>
    <w:p w14:paraId="5905062E" w14:textId="380F2101"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4.11 </w:t>
      </w:r>
      <w:r>
        <w:rPr>
          <w:rFonts w:eastAsiaTheme="minorEastAsia" w:cstheme="minorBidi"/>
          <w:b w:val="0"/>
          <w:bCs w:val="0"/>
          <w:noProof/>
          <w:sz w:val="24"/>
          <w:szCs w:val="24"/>
        </w:rPr>
        <w:tab/>
      </w:r>
      <w:r>
        <w:rPr>
          <w:noProof/>
        </w:rPr>
        <w:t>Active Shooter</w:t>
      </w:r>
      <w:r>
        <w:rPr>
          <w:noProof/>
        </w:rPr>
        <w:tab/>
      </w:r>
      <w:r>
        <w:rPr>
          <w:noProof/>
        </w:rPr>
        <w:fldChar w:fldCharType="begin"/>
      </w:r>
      <w:r>
        <w:rPr>
          <w:noProof/>
        </w:rPr>
        <w:instrText xml:space="preserve"> PAGEREF _Toc532337997 \h </w:instrText>
      </w:r>
      <w:r>
        <w:rPr>
          <w:noProof/>
        </w:rPr>
      </w:r>
      <w:r>
        <w:rPr>
          <w:noProof/>
        </w:rPr>
        <w:fldChar w:fldCharType="separate"/>
      </w:r>
      <w:r>
        <w:rPr>
          <w:noProof/>
        </w:rPr>
        <w:t>39</w:t>
      </w:r>
      <w:r>
        <w:rPr>
          <w:noProof/>
        </w:rPr>
        <w:fldChar w:fldCharType="end"/>
      </w:r>
    </w:p>
    <w:p w14:paraId="30CAEAE7" w14:textId="7ECA1E49"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4.12 </w:t>
      </w:r>
      <w:r>
        <w:rPr>
          <w:rFonts w:eastAsiaTheme="minorEastAsia" w:cstheme="minorBidi"/>
          <w:b w:val="0"/>
          <w:bCs w:val="0"/>
          <w:noProof/>
          <w:sz w:val="24"/>
          <w:szCs w:val="24"/>
        </w:rPr>
        <w:tab/>
      </w:r>
      <w:r>
        <w:rPr>
          <w:noProof/>
        </w:rPr>
        <w:t>Theft or Center Break-In</w:t>
      </w:r>
      <w:r>
        <w:rPr>
          <w:noProof/>
        </w:rPr>
        <w:tab/>
      </w:r>
      <w:r>
        <w:rPr>
          <w:noProof/>
        </w:rPr>
        <w:fldChar w:fldCharType="begin"/>
      </w:r>
      <w:r>
        <w:rPr>
          <w:noProof/>
        </w:rPr>
        <w:instrText xml:space="preserve"> PAGEREF _Toc532337998 \h </w:instrText>
      </w:r>
      <w:r>
        <w:rPr>
          <w:noProof/>
        </w:rPr>
      </w:r>
      <w:r>
        <w:rPr>
          <w:noProof/>
        </w:rPr>
        <w:fldChar w:fldCharType="separate"/>
      </w:r>
      <w:r>
        <w:rPr>
          <w:noProof/>
        </w:rPr>
        <w:t>40</w:t>
      </w:r>
      <w:r>
        <w:rPr>
          <w:noProof/>
        </w:rPr>
        <w:fldChar w:fldCharType="end"/>
      </w:r>
    </w:p>
    <w:p w14:paraId="73A271BD" w14:textId="4A7EC938"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4.13 </w:t>
      </w:r>
      <w:r>
        <w:rPr>
          <w:rFonts w:eastAsiaTheme="minorEastAsia" w:cstheme="minorBidi"/>
          <w:b w:val="0"/>
          <w:bCs w:val="0"/>
          <w:noProof/>
          <w:sz w:val="24"/>
          <w:szCs w:val="24"/>
        </w:rPr>
        <w:tab/>
      </w:r>
      <w:r>
        <w:rPr>
          <w:noProof/>
        </w:rPr>
        <w:t>Information for Emergency Personnel</w:t>
      </w:r>
      <w:r>
        <w:rPr>
          <w:noProof/>
        </w:rPr>
        <w:tab/>
      </w:r>
      <w:r>
        <w:rPr>
          <w:noProof/>
        </w:rPr>
        <w:fldChar w:fldCharType="begin"/>
      </w:r>
      <w:r>
        <w:rPr>
          <w:noProof/>
        </w:rPr>
        <w:instrText xml:space="preserve"> PAGEREF _Toc532337999 \h </w:instrText>
      </w:r>
      <w:r>
        <w:rPr>
          <w:noProof/>
        </w:rPr>
      </w:r>
      <w:r>
        <w:rPr>
          <w:noProof/>
        </w:rPr>
        <w:fldChar w:fldCharType="separate"/>
      </w:r>
      <w:r>
        <w:rPr>
          <w:noProof/>
        </w:rPr>
        <w:t>40</w:t>
      </w:r>
      <w:r>
        <w:rPr>
          <w:noProof/>
        </w:rPr>
        <w:fldChar w:fldCharType="end"/>
      </w:r>
    </w:p>
    <w:p w14:paraId="39F246FD" w14:textId="33254C90"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4.14 </w:t>
      </w:r>
      <w:r>
        <w:rPr>
          <w:rFonts w:eastAsiaTheme="minorEastAsia" w:cstheme="minorBidi"/>
          <w:b w:val="0"/>
          <w:bCs w:val="0"/>
          <w:noProof/>
          <w:sz w:val="24"/>
          <w:szCs w:val="24"/>
        </w:rPr>
        <w:tab/>
      </w:r>
      <w:r>
        <w:rPr>
          <w:noProof/>
        </w:rPr>
        <w:t>Accidents, Injuries, and Incidents</w:t>
      </w:r>
      <w:r>
        <w:rPr>
          <w:noProof/>
        </w:rPr>
        <w:tab/>
      </w:r>
      <w:r>
        <w:rPr>
          <w:noProof/>
        </w:rPr>
        <w:fldChar w:fldCharType="begin"/>
      </w:r>
      <w:r>
        <w:rPr>
          <w:noProof/>
        </w:rPr>
        <w:instrText xml:space="preserve"> PAGEREF _Toc532338000 \h </w:instrText>
      </w:r>
      <w:r>
        <w:rPr>
          <w:noProof/>
        </w:rPr>
      </w:r>
      <w:r>
        <w:rPr>
          <w:noProof/>
        </w:rPr>
        <w:fldChar w:fldCharType="separate"/>
      </w:r>
      <w:r>
        <w:rPr>
          <w:noProof/>
        </w:rPr>
        <w:t>40</w:t>
      </w:r>
      <w:r>
        <w:rPr>
          <w:noProof/>
        </w:rPr>
        <w:fldChar w:fldCharType="end"/>
      </w:r>
    </w:p>
    <w:p w14:paraId="1E9A1DF8" w14:textId="1DB1EB58" w:rsidR="00353856" w:rsidRDefault="00353856">
      <w:pPr>
        <w:pStyle w:val="TOC1"/>
        <w:tabs>
          <w:tab w:val="right" w:leader="dot" w:pos="9638"/>
        </w:tabs>
        <w:rPr>
          <w:rFonts w:eastAsiaTheme="minorEastAsia" w:cstheme="minorBidi"/>
          <w:b w:val="0"/>
          <w:bCs w:val="0"/>
          <w:i w:val="0"/>
          <w:iCs w:val="0"/>
          <w:noProof/>
        </w:rPr>
      </w:pPr>
      <w:r>
        <w:rPr>
          <w:noProof/>
        </w:rPr>
        <w:t>SECTION 5: SAFETY INFORMATION</w:t>
      </w:r>
      <w:r>
        <w:rPr>
          <w:noProof/>
        </w:rPr>
        <w:tab/>
      </w:r>
      <w:r>
        <w:rPr>
          <w:noProof/>
        </w:rPr>
        <w:fldChar w:fldCharType="begin"/>
      </w:r>
      <w:r>
        <w:rPr>
          <w:noProof/>
        </w:rPr>
        <w:instrText xml:space="preserve"> PAGEREF _Toc532338001 \h </w:instrText>
      </w:r>
      <w:r>
        <w:rPr>
          <w:noProof/>
        </w:rPr>
      </w:r>
      <w:r>
        <w:rPr>
          <w:noProof/>
        </w:rPr>
        <w:fldChar w:fldCharType="separate"/>
      </w:r>
      <w:r>
        <w:rPr>
          <w:noProof/>
        </w:rPr>
        <w:t>41</w:t>
      </w:r>
      <w:r>
        <w:rPr>
          <w:noProof/>
        </w:rPr>
        <w:fldChar w:fldCharType="end"/>
      </w:r>
    </w:p>
    <w:p w14:paraId="197C8691" w14:textId="0468EBA5"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5.1 </w:t>
      </w:r>
      <w:r>
        <w:rPr>
          <w:rFonts w:eastAsiaTheme="minorEastAsia" w:cstheme="minorBidi"/>
          <w:b w:val="0"/>
          <w:bCs w:val="0"/>
          <w:noProof/>
          <w:sz w:val="24"/>
          <w:szCs w:val="24"/>
        </w:rPr>
        <w:tab/>
      </w:r>
      <w:r>
        <w:rPr>
          <w:noProof/>
        </w:rPr>
        <w:t>Static Magnetic Field</w:t>
      </w:r>
      <w:r>
        <w:rPr>
          <w:noProof/>
        </w:rPr>
        <w:tab/>
      </w:r>
      <w:r>
        <w:rPr>
          <w:noProof/>
        </w:rPr>
        <w:fldChar w:fldCharType="begin"/>
      </w:r>
      <w:r>
        <w:rPr>
          <w:noProof/>
        </w:rPr>
        <w:instrText xml:space="preserve"> PAGEREF _Toc532338002 \h </w:instrText>
      </w:r>
      <w:r>
        <w:rPr>
          <w:noProof/>
        </w:rPr>
      </w:r>
      <w:r>
        <w:rPr>
          <w:noProof/>
        </w:rPr>
        <w:fldChar w:fldCharType="separate"/>
      </w:r>
      <w:r>
        <w:rPr>
          <w:noProof/>
        </w:rPr>
        <w:t>41</w:t>
      </w:r>
      <w:r>
        <w:rPr>
          <w:noProof/>
        </w:rPr>
        <w:fldChar w:fldCharType="end"/>
      </w:r>
    </w:p>
    <w:p w14:paraId="5943297D" w14:textId="603D8D15"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5.2 </w:t>
      </w:r>
      <w:r>
        <w:rPr>
          <w:rFonts w:eastAsiaTheme="minorEastAsia" w:cstheme="minorBidi"/>
          <w:b w:val="0"/>
          <w:bCs w:val="0"/>
          <w:noProof/>
          <w:sz w:val="24"/>
          <w:szCs w:val="24"/>
        </w:rPr>
        <w:tab/>
      </w:r>
      <w:r>
        <w:rPr>
          <w:noProof/>
        </w:rPr>
        <w:t>Radiofrequency and Thermal Heating</w:t>
      </w:r>
      <w:r>
        <w:rPr>
          <w:noProof/>
        </w:rPr>
        <w:tab/>
      </w:r>
      <w:r>
        <w:rPr>
          <w:noProof/>
        </w:rPr>
        <w:fldChar w:fldCharType="begin"/>
      </w:r>
      <w:r>
        <w:rPr>
          <w:noProof/>
        </w:rPr>
        <w:instrText xml:space="preserve"> PAGEREF _Toc532338003 \h </w:instrText>
      </w:r>
      <w:r>
        <w:rPr>
          <w:noProof/>
        </w:rPr>
      </w:r>
      <w:r>
        <w:rPr>
          <w:noProof/>
        </w:rPr>
        <w:fldChar w:fldCharType="separate"/>
      </w:r>
      <w:r>
        <w:rPr>
          <w:noProof/>
        </w:rPr>
        <w:t>43</w:t>
      </w:r>
      <w:r>
        <w:rPr>
          <w:noProof/>
        </w:rPr>
        <w:fldChar w:fldCharType="end"/>
      </w:r>
    </w:p>
    <w:p w14:paraId="009B7ED3" w14:textId="79BF7411"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5.3 </w:t>
      </w:r>
      <w:r>
        <w:rPr>
          <w:rFonts w:eastAsiaTheme="minorEastAsia" w:cstheme="minorBidi"/>
          <w:b w:val="0"/>
          <w:bCs w:val="0"/>
          <w:noProof/>
          <w:sz w:val="24"/>
          <w:szCs w:val="24"/>
        </w:rPr>
        <w:tab/>
      </w:r>
      <w:r>
        <w:rPr>
          <w:noProof/>
        </w:rPr>
        <w:t>Gradient Fields and Peripheral Nerve Stimulation</w:t>
      </w:r>
      <w:r>
        <w:rPr>
          <w:noProof/>
        </w:rPr>
        <w:tab/>
      </w:r>
      <w:r>
        <w:rPr>
          <w:noProof/>
        </w:rPr>
        <w:fldChar w:fldCharType="begin"/>
      </w:r>
      <w:r>
        <w:rPr>
          <w:noProof/>
        </w:rPr>
        <w:instrText xml:space="preserve"> PAGEREF _Toc532338004 \h </w:instrText>
      </w:r>
      <w:r>
        <w:rPr>
          <w:noProof/>
        </w:rPr>
      </w:r>
      <w:r>
        <w:rPr>
          <w:noProof/>
        </w:rPr>
        <w:fldChar w:fldCharType="separate"/>
      </w:r>
      <w:r>
        <w:rPr>
          <w:noProof/>
        </w:rPr>
        <w:t>44</w:t>
      </w:r>
      <w:r>
        <w:rPr>
          <w:noProof/>
        </w:rPr>
        <w:fldChar w:fldCharType="end"/>
      </w:r>
    </w:p>
    <w:p w14:paraId="685D1308" w14:textId="25719590"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5.4 </w:t>
      </w:r>
      <w:r>
        <w:rPr>
          <w:rFonts w:eastAsiaTheme="minorEastAsia" w:cstheme="minorBidi"/>
          <w:b w:val="0"/>
          <w:bCs w:val="0"/>
          <w:noProof/>
          <w:sz w:val="24"/>
          <w:szCs w:val="24"/>
        </w:rPr>
        <w:tab/>
      </w:r>
      <w:r>
        <w:rPr>
          <w:noProof/>
        </w:rPr>
        <w:t>Acoustic Noise</w:t>
      </w:r>
      <w:r>
        <w:rPr>
          <w:noProof/>
        </w:rPr>
        <w:tab/>
      </w:r>
      <w:r>
        <w:rPr>
          <w:noProof/>
        </w:rPr>
        <w:fldChar w:fldCharType="begin"/>
      </w:r>
      <w:r>
        <w:rPr>
          <w:noProof/>
        </w:rPr>
        <w:instrText xml:space="preserve"> PAGEREF _Toc532338005 \h </w:instrText>
      </w:r>
      <w:r>
        <w:rPr>
          <w:noProof/>
        </w:rPr>
      </w:r>
      <w:r>
        <w:rPr>
          <w:noProof/>
        </w:rPr>
        <w:fldChar w:fldCharType="separate"/>
      </w:r>
      <w:r>
        <w:rPr>
          <w:noProof/>
        </w:rPr>
        <w:t>45</w:t>
      </w:r>
      <w:r>
        <w:rPr>
          <w:noProof/>
        </w:rPr>
        <w:fldChar w:fldCharType="end"/>
      </w:r>
    </w:p>
    <w:p w14:paraId="55B00474" w14:textId="408B6774"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5.5 </w:t>
      </w:r>
      <w:r>
        <w:rPr>
          <w:rFonts w:eastAsiaTheme="minorEastAsia" w:cstheme="minorBidi"/>
          <w:b w:val="0"/>
          <w:bCs w:val="0"/>
          <w:noProof/>
          <w:sz w:val="24"/>
          <w:szCs w:val="24"/>
        </w:rPr>
        <w:tab/>
      </w:r>
      <w:r>
        <w:rPr>
          <w:noProof/>
        </w:rPr>
        <w:t>Cryogen Risk During Quench</w:t>
      </w:r>
      <w:r>
        <w:rPr>
          <w:noProof/>
        </w:rPr>
        <w:tab/>
      </w:r>
      <w:r>
        <w:rPr>
          <w:noProof/>
        </w:rPr>
        <w:fldChar w:fldCharType="begin"/>
      </w:r>
      <w:r>
        <w:rPr>
          <w:noProof/>
        </w:rPr>
        <w:instrText xml:space="preserve"> PAGEREF _Toc532338006 \h </w:instrText>
      </w:r>
      <w:r>
        <w:rPr>
          <w:noProof/>
        </w:rPr>
      </w:r>
      <w:r>
        <w:rPr>
          <w:noProof/>
        </w:rPr>
        <w:fldChar w:fldCharType="separate"/>
      </w:r>
      <w:r>
        <w:rPr>
          <w:noProof/>
        </w:rPr>
        <w:t>46</w:t>
      </w:r>
      <w:r>
        <w:rPr>
          <w:noProof/>
        </w:rPr>
        <w:fldChar w:fldCharType="end"/>
      </w:r>
    </w:p>
    <w:p w14:paraId="5CA7C6AE" w14:textId="559CEDA3" w:rsidR="00353856" w:rsidRDefault="00353856">
      <w:pPr>
        <w:pStyle w:val="TOC1"/>
        <w:tabs>
          <w:tab w:val="right" w:leader="dot" w:pos="9638"/>
        </w:tabs>
        <w:rPr>
          <w:rFonts w:eastAsiaTheme="minorEastAsia" w:cstheme="minorBidi"/>
          <w:b w:val="0"/>
          <w:bCs w:val="0"/>
          <w:i w:val="0"/>
          <w:iCs w:val="0"/>
          <w:noProof/>
        </w:rPr>
      </w:pPr>
      <w:r>
        <w:rPr>
          <w:noProof/>
        </w:rPr>
        <w:t>APPENDICES</w:t>
      </w:r>
      <w:r>
        <w:rPr>
          <w:noProof/>
        </w:rPr>
        <w:tab/>
      </w:r>
      <w:r>
        <w:rPr>
          <w:noProof/>
        </w:rPr>
        <w:fldChar w:fldCharType="begin"/>
      </w:r>
      <w:r>
        <w:rPr>
          <w:noProof/>
        </w:rPr>
        <w:instrText xml:space="preserve"> PAGEREF _Toc532338007 \h </w:instrText>
      </w:r>
      <w:r>
        <w:rPr>
          <w:noProof/>
        </w:rPr>
      </w:r>
      <w:r>
        <w:rPr>
          <w:noProof/>
        </w:rPr>
        <w:fldChar w:fldCharType="separate"/>
      </w:r>
      <w:r>
        <w:rPr>
          <w:noProof/>
        </w:rPr>
        <w:t>47</w:t>
      </w:r>
      <w:r>
        <w:rPr>
          <w:noProof/>
        </w:rPr>
        <w:fldChar w:fldCharType="end"/>
      </w:r>
    </w:p>
    <w:p w14:paraId="00E64E70" w14:textId="1EC2A668" w:rsidR="00EF6DB1" w:rsidRDefault="00DF629E">
      <w:pPr>
        <w:rPr>
          <w:rFonts w:asciiTheme="minorHAnsi" w:hAnsiTheme="minorHAnsi" w:cstheme="minorHAnsi"/>
          <w:b/>
        </w:rPr>
      </w:pPr>
      <w:r>
        <w:rPr>
          <w:rFonts w:asciiTheme="minorHAnsi" w:hAnsiTheme="minorHAnsi" w:cstheme="minorHAnsi"/>
          <w:b/>
        </w:rPr>
        <w:fldChar w:fldCharType="end"/>
      </w:r>
    </w:p>
    <w:p w14:paraId="1E5BDFF4" w14:textId="77777777" w:rsidR="00EF6DB1" w:rsidRDefault="00EF6DB1">
      <w:pPr>
        <w:rPr>
          <w:rFonts w:asciiTheme="minorHAnsi" w:hAnsiTheme="minorHAnsi" w:cstheme="minorHAnsi"/>
          <w:b/>
        </w:rPr>
      </w:pPr>
    </w:p>
    <w:p w14:paraId="45AB4F23" w14:textId="77777777" w:rsidR="00EF6DB1" w:rsidRDefault="00EF6DB1">
      <w:pPr>
        <w:rPr>
          <w:rFonts w:asciiTheme="minorHAnsi" w:hAnsiTheme="minorHAnsi" w:cstheme="minorHAnsi"/>
          <w:b/>
        </w:rPr>
      </w:pPr>
    </w:p>
    <w:p w14:paraId="5807B93C" w14:textId="77777777" w:rsidR="00EF6DB1" w:rsidRPr="000C3FB3" w:rsidRDefault="00EF6DB1">
      <w:pPr>
        <w:rPr>
          <w:rFonts w:asciiTheme="minorHAnsi" w:hAnsiTheme="minorHAnsi" w:cstheme="minorHAnsi"/>
        </w:rPr>
      </w:pPr>
    </w:p>
    <w:p w14:paraId="3B5A07EB" w14:textId="2CDBB915" w:rsidR="00EF6DB1" w:rsidRPr="000C3FB3" w:rsidRDefault="00E46B6D">
      <w:pPr>
        <w:rPr>
          <w:rFonts w:asciiTheme="minorHAnsi" w:hAnsiTheme="minorHAnsi" w:cstheme="minorHAnsi"/>
        </w:rPr>
      </w:pPr>
      <w:r w:rsidRPr="000C3FB3">
        <w:rPr>
          <w:rFonts w:asciiTheme="minorHAnsi" w:hAnsiTheme="minorHAnsi" w:cstheme="minorHAnsi"/>
          <w:u w:val="single"/>
        </w:rPr>
        <w:t>Acknowledgements</w:t>
      </w:r>
      <w:r w:rsidRPr="000C3FB3">
        <w:rPr>
          <w:rFonts w:asciiTheme="minorHAnsi" w:hAnsiTheme="minorHAnsi" w:cstheme="minorHAnsi"/>
        </w:rPr>
        <w:t xml:space="preserve">: This document was created </w:t>
      </w:r>
      <w:r w:rsidR="000C3FB3">
        <w:rPr>
          <w:rFonts w:asciiTheme="minorHAnsi" w:hAnsiTheme="minorHAnsi" w:cstheme="minorHAnsi"/>
        </w:rPr>
        <w:t>in part by drawing on text and ideas from</w:t>
      </w:r>
      <w:r w:rsidRPr="000C3FB3">
        <w:rPr>
          <w:rFonts w:asciiTheme="minorHAnsi" w:hAnsiTheme="minorHAnsi" w:cstheme="minorHAnsi"/>
        </w:rPr>
        <w:t xml:space="preserve"> numerous other documents of this </w:t>
      </w:r>
      <w:r w:rsidR="000C3FB3">
        <w:rPr>
          <w:rFonts w:asciiTheme="minorHAnsi" w:hAnsiTheme="minorHAnsi" w:cstheme="minorHAnsi"/>
        </w:rPr>
        <w:t>type from other MRI research centers. Some informational text was taken directly from other centers or resources. References for these other texts will be provided in v1.</w:t>
      </w:r>
      <w:r w:rsidR="001412B1">
        <w:rPr>
          <w:rFonts w:asciiTheme="minorHAnsi" w:hAnsiTheme="minorHAnsi" w:cstheme="minorHAnsi"/>
        </w:rPr>
        <w:t>3</w:t>
      </w:r>
      <w:bookmarkStart w:id="4" w:name="_GoBack"/>
      <w:bookmarkEnd w:id="4"/>
      <w:r w:rsidR="000C3FB3">
        <w:rPr>
          <w:rFonts w:asciiTheme="minorHAnsi" w:hAnsiTheme="minorHAnsi" w:cstheme="minorHAnsi"/>
        </w:rPr>
        <w:t xml:space="preserve"> of this document.</w:t>
      </w:r>
    </w:p>
    <w:p w14:paraId="07EE830A" w14:textId="77777777" w:rsidR="00EF6DB1" w:rsidRDefault="00EF6DB1">
      <w:pPr>
        <w:rPr>
          <w:rFonts w:asciiTheme="minorHAnsi" w:hAnsiTheme="minorHAnsi" w:cstheme="minorHAnsi"/>
          <w:b/>
        </w:rPr>
      </w:pPr>
    </w:p>
    <w:p w14:paraId="6425C0BE" w14:textId="77777777" w:rsidR="00EF6DB1" w:rsidRDefault="00EF6DB1">
      <w:pPr>
        <w:rPr>
          <w:rFonts w:asciiTheme="minorHAnsi" w:hAnsiTheme="minorHAnsi" w:cstheme="minorHAnsi"/>
          <w:b/>
        </w:rPr>
      </w:pPr>
    </w:p>
    <w:p w14:paraId="17601603" w14:textId="77777777" w:rsidR="00EF6DB1" w:rsidRDefault="00EF6DB1">
      <w:pPr>
        <w:rPr>
          <w:rFonts w:asciiTheme="minorHAnsi" w:hAnsiTheme="minorHAnsi" w:cstheme="minorHAnsi"/>
          <w:b/>
        </w:rPr>
      </w:pPr>
    </w:p>
    <w:p w14:paraId="2283B511" w14:textId="77777777" w:rsidR="004943F1" w:rsidRDefault="004943F1" w:rsidP="007032FD">
      <w:pPr>
        <w:pStyle w:val="Heading1"/>
        <w:rPr>
          <w:ins w:id="5" w:author="John Pyles" w:date="2018-12-12T00:02:00Z"/>
        </w:rPr>
      </w:pPr>
      <w:bookmarkStart w:id="6" w:name="_Toc529201673"/>
    </w:p>
    <w:p w14:paraId="2FF97D68" w14:textId="3BFAE082" w:rsidR="00EF6DB1" w:rsidRPr="007032FD" w:rsidRDefault="006955B2" w:rsidP="007032FD">
      <w:pPr>
        <w:pStyle w:val="Heading1"/>
      </w:pPr>
      <w:bookmarkStart w:id="7" w:name="_Toc532337953"/>
      <w:r w:rsidRPr="007032FD">
        <w:lastRenderedPageBreak/>
        <w:t>SECTION 1: BRIDGE CENTER INTRODUCTION</w:t>
      </w:r>
      <w:bookmarkEnd w:id="6"/>
      <w:bookmarkEnd w:id="7"/>
    </w:p>
    <w:p w14:paraId="114CC9CA" w14:textId="77777777" w:rsidR="00EF6DB1" w:rsidRDefault="00EF6DB1">
      <w:pPr>
        <w:shd w:val="clear" w:color="auto" w:fill="FFFFFF"/>
        <w:spacing w:before="150" w:after="150"/>
        <w:outlineLvl w:val="2"/>
        <w:rPr>
          <w:rFonts w:asciiTheme="minorHAnsi" w:hAnsiTheme="minorHAnsi" w:cstheme="minorHAnsi"/>
          <w:b/>
          <w:bCs/>
          <w:color w:val="333333"/>
          <w:spacing w:val="5"/>
          <w:sz w:val="28"/>
          <w:szCs w:val="28"/>
        </w:rPr>
      </w:pPr>
    </w:p>
    <w:p w14:paraId="7180BE38" w14:textId="33445216" w:rsidR="00D8195F" w:rsidRPr="00D115BD" w:rsidRDefault="007032FD" w:rsidP="00D115BD">
      <w:pPr>
        <w:pStyle w:val="Heading2"/>
      </w:pPr>
      <w:bookmarkStart w:id="8" w:name="_Toc529201674"/>
      <w:bookmarkStart w:id="9" w:name="_Toc532337954"/>
      <w:r w:rsidRPr="00D115BD">
        <w:t>1.1</w:t>
      </w:r>
      <w:r w:rsidRPr="00D115BD">
        <w:tab/>
      </w:r>
      <w:r w:rsidR="006955B2" w:rsidRPr="00D115BD">
        <w:t>Safety &amp; Emergency Contacts</w:t>
      </w:r>
      <w:bookmarkEnd w:id="8"/>
      <w:bookmarkEnd w:id="9"/>
      <w:r w:rsidR="006955B2" w:rsidRPr="00D115BD">
        <w:t xml:space="preserve"> </w:t>
      </w:r>
      <w:r w:rsidR="006955B2" w:rsidRPr="00D115BD">
        <w:br/>
      </w:r>
    </w:p>
    <w:p w14:paraId="16431E5E" w14:textId="3EC1F409" w:rsidR="00EF6DB1" w:rsidRPr="00D8195F" w:rsidRDefault="006955B2" w:rsidP="00D8195F">
      <w:pPr>
        <w:shd w:val="clear" w:color="auto" w:fill="FFFFFF"/>
        <w:spacing w:before="150" w:after="150"/>
        <w:outlineLvl w:val="2"/>
        <w:rPr>
          <w:rFonts w:asciiTheme="minorHAnsi" w:hAnsiTheme="minorHAnsi" w:cstheme="minorHAnsi"/>
          <w:b/>
          <w:bCs/>
          <w:color w:val="333333"/>
          <w:spacing w:val="5"/>
          <w:sz w:val="32"/>
          <w:szCs w:val="32"/>
        </w:rPr>
      </w:pPr>
      <w:r w:rsidRPr="00D8195F">
        <w:rPr>
          <w:rFonts w:asciiTheme="minorHAnsi" w:hAnsiTheme="minorHAnsi" w:cstheme="minorHAnsi"/>
          <w:b/>
          <w:color w:val="FF0000"/>
          <w:spacing w:val="5"/>
          <w:sz w:val="28"/>
          <w:szCs w:val="28"/>
          <w:u w:val="single"/>
        </w:rPr>
        <w:t>In an Emergency for Fastest Response</w:t>
      </w:r>
      <w:ins w:id="10" w:author="John Pyles" w:date="2018-12-11T23:43:00Z">
        <w:r w:rsidR="00D31FAF">
          <w:rPr>
            <w:rFonts w:asciiTheme="minorHAnsi" w:hAnsiTheme="minorHAnsi" w:cstheme="minorHAnsi"/>
            <w:b/>
            <w:color w:val="FF0000"/>
            <w:spacing w:val="5"/>
            <w:sz w:val="28"/>
            <w:szCs w:val="28"/>
            <w:u w:val="single"/>
          </w:rPr>
          <w:t xml:space="preserve"> for Police, Ambulance, &amp; Fire</w:t>
        </w:r>
      </w:ins>
      <w:r w:rsidRPr="00D8195F">
        <w:rPr>
          <w:rFonts w:asciiTheme="minorHAnsi" w:hAnsiTheme="minorHAnsi" w:cstheme="minorHAnsi"/>
          <w:b/>
          <w:color w:val="FF0000"/>
          <w:spacing w:val="5"/>
          <w:sz w:val="28"/>
          <w:szCs w:val="28"/>
          <w:u w:val="single"/>
        </w:rPr>
        <w:t>:</w:t>
      </w:r>
    </w:p>
    <w:p w14:paraId="27F0A68F" w14:textId="77777777" w:rsidR="00EF6DB1" w:rsidRDefault="006955B2">
      <w:pPr>
        <w:shd w:val="clear" w:color="auto" w:fill="FFFFFF"/>
        <w:spacing w:beforeAutospacing="1" w:afterAutospacing="1"/>
        <w:rPr>
          <w:rFonts w:asciiTheme="minorHAnsi" w:hAnsiTheme="minorHAnsi" w:cstheme="minorHAnsi"/>
          <w:b/>
          <w:color w:val="333333"/>
          <w:spacing w:val="5"/>
          <w:sz w:val="28"/>
          <w:szCs w:val="28"/>
        </w:rPr>
      </w:pPr>
      <w:r>
        <w:rPr>
          <w:rFonts w:asciiTheme="minorHAnsi" w:hAnsiTheme="minorHAnsi" w:cstheme="minorHAnsi"/>
          <w:b/>
          <w:color w:val="333333"/>
          <w:spacing w:val="5"/>
          <w:sz w:val="28"/>
          <w:szCs w:val="28"/>
        </w:rPr>
        <w:t xml:space="preserve">Call CMU Police: 8-2323 from a campus phone  (412-268-2323) </w:t>
      </w:r>
      <w:r>
        <w:rPr>
          <w:rFonts w:asciiTheme="minorHAnsi" w:hAnsiTheme="minorHAnsi" w:cstheme="minorHAnsi"/>
          <w:b/>
          <w:color w:val="333333"/>
          <w:spacing w:val="5"/>
          <w:sz w:val="28"/>
          <w:szCs w:val="28"/>
        </w:rPr>
        <w:br/>
        <w:t>Center Location: Wean Hall 3604</w:t>
      </w:r>
    </w:p>
    <w:p w14:paraId="6C8F84BA" w14:textId="77777777" w:rsidR="00EF6DB1" w:rsidRDefault="006955B2">
      <w:pPr>
        <w:shd w:val="clear" w:color="auto" w:fill="FFFFFF"/>
        <w:spacing w:beforeAutospacing="1" w:afterAutospacing="1"/>
        <w:rPr>
          <w:rFonts w:asciiTheme="minorHAnsi" w:hAnsiTheme="minorHAnsi" w:cstheme="minorHAnsi"/>
          <w:b/>
          <w:color w:val="333333"/>
          <w:spacing w:val="5"/>
          <w:sz w:val="28"/>
          <w:szCs w:val="28"/>
          <w:u w:val="single"/>
        </w:rPr>
      </w:pPr>
      <w:r>
        <w:rPr>
          <w:rFonts w:asciiTheme="minorHAnsi" w:hAnsiTheme="minorHAnsi" w:cstheme="minorHAnsi"/>
          <w:b/>
          <w:color w:val="333333"/>
          <w:spacing w:val="5"/>
        </w:rPr>
        <w:br/>
      </w:r>
      <w:r>
        <w:rPr>
          <w:rFonts w:asciiTheme="minorHAnsi" w:hAnsiTheme="minorHAnsi" w:cstheme="minorHAnsi"/>
          <w:b/>
          <w:color w:val="333333"/>
          <w:spacing w:val="5"/>
          <w:sz w:val="28"/>
          <w:szCs w:val="28"/>
          <w:u w:val="single"/>
        </w:rPr>
        <w:t>In the event of an incident related to safety, contact:</w:t>
      </w:r>
    </w:p>
    <w:p w14:paraId="58E3C130" w14:textId="77777777" w:rsidR="00EF6DB1" w:rsidRDefault="006955B2">
      <w:pPr>
        <w:shd w:val="clear" w:color="auto" w:fill="FFFFFF"/>
        <w:spacing w:beforeAutospacing="1" w:afterAutospacing="1"/>
      </w:pPr>
      <w:r>
        <w:rPr>
          <w:rFonts w:asciiTheme="minorHAnsi" w:hAnsiTheme="minorHAnsi" w:cstheme="minorHAnsi"/>
          <w:b/>
          <w:color w:val="333333"/>
          <w:spacing w:val="5"/>
        </w:rPr>
        <w:t>Dr. John Pyles, Scientific Operations Director &amp; Safety Committee Chair</w:t>
      </w:r>
      <w:r>
        <w:rPr>
          <w:rFonts w:asciiTheme="minorHAnsi" w:hAnsiTheme="minorHAnsi" w:cstheme="minorHAnsi"/>
          <w:b/>
          <w:color w:val="333333"/>
          <w:spacing w:val="5"/>
        </w:rPr>
        <w:br/>
      </w:r>
      <w:hyperlink r:id="rId11">
        <w:r>
          <w:rPr>
            <w:rStyle w:val="InternetLink"/>
            <w:rFonts w:asciiTheme="minorHAnsi" w:hAnsiTheme="minorHAnsi" w:cstheme="minorHAnsi"/>
            <w:spacing w:val="5"/>
          </w:rPr>
          <w:t>jpyles@cmu.edu</w:t>
        </w:r>
      </w:hyperlink>
      <w:r>
        <w:rPr>
          <w:rFonts w:asciiTheme="minorHAnsi" w:hAnsiTheme="minorHAnsi" w:cstheme="minorHAnsi"/>
          <w:color w:val="333333"/>
          <w:spacing w:val="5"/>
        </w:rPr>
        <w:br/>
        <w:t>Mobile phone: 949-300-8567</w:t>
      </w:r>
      <w:r>
        <w:rPr>
          <w:rFonts w:asciiTheme="minorHAnsi" w:hAnsiTheme="minorHAnsi" w:cstheme="minorHAnsi"/>
          <w:color w:val="333333"/>
          <w:spacing w:val="5"/>
        </w:rPr>
        <w:br/>
        <w:t>Office phone: 412-268-3647</w:t>
      </w:r>
    </w:p>
    <w:p w14:paraId="26D637A9" w14:textId="77777777" w:rsidR="00D8195F" w:rsidRDefault="006955B2">
      <w:pPr>
        <w:shd w:val="clear" w:color="auto" w:fill="FFFFFF"/>
        <w:spacing w:beforeAutospacing="1" w:afterAutospacing="1"/>
        <w:rPr>
          <w:rFonts w:asciiTheme="minorHAnsi" w:hAnsiTheme="minorHAnsi" w:cstheme="minorHAnsi"/>
          <w:b/>
          <w:color w:val="333333"/>
          <w:spacing w:val="5"/>
        </w:rPr>
      </w:pPr>
      <w:r>
        <w:rPr>
          <w:rFonts w:asciiTheme="minorHAnsi" w:hAnsiTheme="minorHAnsi" w:cstheme="minorHAnsi"/>
          <w:b/>
          <w:color w:val="333333"/>
          <w:spacing w:val="5"/>
        </w:rPr>
        <w:t>and</w:t>
      </w:r>
      <w:r>
        <w:rPr>
          <w:rFonts w:asciiTheme="minorHAnsi" w:hAnsiTheme="minorHAnsi" w:cstheme="minorHAnsi"/>
          <w:b/>
          <w:color w:val="333333"/>
          <w:spacing w:val="5"/>
        </w:rPr>
        <w:br/>
      </w:r>
      <w:r>
        <w:rPr>
          <w:rFonts w:asciiTheme="minorHAnsi" w:hAnsiTheme="minorHAnsi" w:cstheme="minorHAnsi"/>
          <w:b/>
          <w:color w:val="333333"/>
          <w:spacing w:val="5"/>
        </w:rPr>
        <w:br/>
        <w:t xml:space="preserve">Scott </w:t>
      </w:r>
      <w:proofErr w:type="spellStart"/>
      <w:r>
        <w:rPr>
          <w:rFonts w:asciiTheme="minorHAnsi" w:hAnsiTheme="minorHAnsi" w:cstheme="minorHAnsi"/>
          <w:b/>
          <w:color w:val="333333"/>
          <w:spacing w:val="5"/>
        </w:rPr>
        <w:t>Kurdilla</w:t>
      </w:r>
      <w:proofErr w:type="spellEnd"/>
      <w:r>
        <w:rPr>
          <w:rFonts w:asciiTheme="minorHAnsi" w:hAnsiTheme="minorHAnsi" w:cstheme="minorHAnsi"/>
          <w:b/>
          <w:color w:val="333333"/>
          <w:spacing w:val="5"/>
        </w:rPr>
        <w:t>, MR Technologist &amp; Safety Officer</w:t>
      </w:r>
      <w:r>
        <w:rPr>
          <w:rFonts w:asciiTheme="minorHAnsi" w:hAnsiTheme="minorHAnsi" w:cstheme="minorHAnsi"/>
          <w:b/>
          <w:color w:val="333333"/>
          <w:spacing w:val="5"/>
        </w:rPr>
        <w:br/>
      </w:r>
      <w:hyperlink r:id="rId12">
        <w:r>
          <w:rPr>
            <w:rStyle w:val="InternetLink"/>
            <w:rFonts w:asciiTheme="minorHAnsi" w:hAnsiTheme="minorHAnsi" w:cstheme="minorHAnsi"/>
            <w:spacing w:val="5"/>
          </w:rPr>
          <w:t>kurdilla@cmu.edu</w:t>
        </w:r>
      </w:hyperlink>
      <w:r>
        <w:rPr>
          <w:rFonts w:asciiTheme="minorHAnsi" w:hAnsiTheme="minorHAnsi" w:cstheme="minorHAnsi"/>
          <w:color w:val="333333"/>
          <w:spacing w:val="5"/>
        </w:rPr>
        <w:br/>
      </w:r>
      <w:r>
        <w:rPr>
          <w:rFonts w:asciiTheme="minorHAnsi" w:hAnsiTheme="minorHAnsi" w:cstheme="minorHAnsi"/>
        </w:rPr>
        <w:t>Control Room &amp; Office: 412-268-7140</w:t>
      </w:r>
      <w:r>
        <w:rPr>
          <w:rFonts w:asciiTheme="minorHAnsi" w:hAnsiTheme="minorHAnsi" w:cstheme="minorHAnsi"/>
          <w:b/>
          <w:color w:val="333333"/>
          <w:spacing w:val="5"/>
        </w:rPr>
        <w:br/>
      </w:r>
    </w:p>
    <w:p w14:paraId="397A3E57" w14:textId="73849BA4" w:rsidR="00D8195F" w:rsidRPr="00D8195F" w:rsidRDefault="006955B2">
      <w:pPr>
        <w:shd w:val="clear" w:color="auto" w:fill="FFFFFF"/>
        <w:spacing w:beforeAutospacing="1" w:afterAutospacing="1"/>
        <w:rPr>
          <w:rFonts w:asciiTheme="minorHAnsi" w:hAnsiTheme="minorHAnsi" w:cstheme="minorHAnsi"/>
          <w:color w:val="333333"/>
          <w:spacing w:val="5"/>
        </w:rPr>
      </w:pPr>
      <w:r>
        <w:rPr>
          <w:rFonts w:asciiTheme="minorHAnsi" w:hAnsiTheme="minorHAnsi" w:cstheme="minorHAnsi"/>
          <w:b/>
          <w:color w:val="333333"/>
          <w:spacing w:val="5"/>
        </w:rPr>
        <w:br/>
        <w:t>Other Center Personnel:</w:t>
      </w:r>
      <w:r>
        <w:rPr>
          <w:rFonts w:asciiTheme="minorHAnsi" w:hAnsiTheme="minorHAnsi" w:cstheme="minorHAnsi"/>
          <w:b/>
          <w:color w:val="333333"/>
          <w:spacing w:val="5"/>
        </w:rPr>
        <w:br/>
      </w:r>
      <w:r>
        <w:rPr>
          <w:rFonts w:asciiTheme="minorHAnsi" w:hAnsiTheme="minorHAnsi" w:cstheme="minorHAnsi"/>
          <w:b/>
          <w:color w:val="333333"/>
          <w:spacing w:val="5"/>
        </w:rPr>
        <w:br/>
        <w:t xml:space="preserve">Dr. Timothy </w:t>
      </w:r>
      <w:proofErr w:type="spellStart"/>
      <w:r>
        <w:rPr>
          <w:rFonts w:asciiTheme="minorHAnsi" w:hAnsiTheme="minorHAnsi" w:cstheme="minorHAnsi"/>
          <w:b/>
          <w:color w:val="333333"/>
          <w:spacing w:val="5"/>
        </w:rPr>
        <w:t>Verstynen</w:t>
      </w:r>
      <w:proofErr w:type="spellEnd"/>
      <w:r>
        <w:rPr>
          <w:rFonts w:asciiTheme="minorHAnsi" w:hAnsiTheme="minorHAnsi" w:cstheme="minorHAnsi"/>
          <w:b/>
          <w:color w:val="333333"/>
          <w:spacing w:val="5"/>
        </w:rPr>
        <w:t>, Co-Director</w:t>
      </w:r>
      <w:r w:rsidR="00D8195F">
        <w:rPr>
          <w:rFonts w:asciiTheme="minorHAnsi" w:hAnsiTheme="minorHAnsi" w:cstheme="minorHAnsi"/>
          <w:b/>
          <w:color w:val="333333"/>
          <w:spacing w:val="5"/>
        </w:rPr>
        <w:t xml:space="preserve">, </w:t>
      </w:r>
      <w:r w:rsidR="00D8195F" w:rsidRPr="00D23757">
        <w:rPr>
          <w:rFonts w:asciiTheme="minorHAnsi" w:hAnsiTheme="minorHAnsi" w:cstheme="minorHAnsi"/>
          <w:color w:val="333333"/>
          <w:spacing w:val="5"/>
        </w:rPr>
        <w:t>(</w:t>
      </w:r>
      <w:hyperlink r:id="rId13" w:history="1">
        <w:r w:rsidR="00D8195F" w:rsidRPr="00D23757">
          <w:rPr>
            <w:rStyle w:val="Hyperlink"/>
            <w:rFonts w:asciiTheme="minorHAnsi" w:hAnsiTheme="minorHAnsi" w:cstheme="minorHAnsi"/>
            <w:spacing w:val="5"/>
          </w:rPr>
          <w:t>timothyv@andrew.cmu.edu</w:t>
        </w:r>
      </w:hyperlink>
      <w:r w:rsidR="00D8195F" w:rsidRPr="00D23757">
        <w:rPr>
          <w:rFonts w:asciiTheme="minorHAnsi" w:hAnsiTheme="minorHAnsi" w:cstheme="minorHAnsi"/>
          <w:color w:val="333333"/>
          <w:spacing w:val="5"/>
        </w:rPr>
        <w:t>)</w:t>
      </w:r>
      <w:r>
        <w:rPr>
          <w:rFonts w:asciiTheme="minorHAnsi" w:hAnsiTheme="minorHAnsi" w:cstheme="minorHAnsi"/>
          <w:b/>
          <w:color w:val="333333"/>
          <w:spacing w:val="5"/>
        </w:rPr>
        <w:br/>
        <w:t>Dr. Walter Schneider, Co-Director</w:t>
      </w:r>
      <w:r w:rsidR="00D8195F" w:rsidRPr="00D8195F">
        <w:rPr>
          <w:rFonts w:asciiTheme="minorHAnsi" w:hAnsiTheme="minorHAnsi" w:cstheme="minorHAnsi"/>
          <w:b/>
          <w:color w:val="333333"/>
          <w:spacing w:val="5"/>
        </w:rPr>
        <w:t>,</w:t>
      </w:r>
      <w:r w:rsidR="00D8195F">
        <w:rPr>
          <w:rFonts w:asciiTheme="minorHAnsi" w:hAnsiTheme="minorHAnsi" w:cstheme="minorHAnsi"/>
          <w:color w:val="333333"/>
          <w:spacing w:val="5"/>
        </w:rPr>
        <w:t xml:space="preserve"> (</w:t>
      </w:r>
      <w:hyperlink r:id="rId14" w:history="1">
        <w:r w:rsidR="00D8195F" w:rsidRPr="00D07A33">
          <w:rPr>
            <w:rStyle w:val="Hyperlink"/>
            <w:rFonts w:asciiTheme="minorHAnsi" w:hAnsiTheme="minorHAnsi" w:cstheme="minorHAnsi"/>
            <w:spacing w:val="5"/>
          </w:rPr>
          <w:t>wws@pitt.edu</w:t>
        </w:r>
      </w:hyperlink>
      <w:r w:rsidR="00D8195F">
        <w:rPr>
          <w:rFonts w:asciiTheme="minorHAnsi" w:hAnsiTheme="minorHAnsi" w:cstheme="minorHAnsi"/>
          <w:color w:val="333333"/>
          <w:spacing w:val="5"/>
        </w:rPr>
        <w:t>)</w:t>
      </w:r>
      <w:r>
        <w:rPr>
          <w:rFonts w:asciiTheme="minorHAnsi" w:hAnsiTheme="minorHAnsi" w:cstheme="minorHAnsi"/>
          <w:b/>
          <w:color w:val="333333"/>
          <w:spacing w:val="5"/>
        </w:rPr>
        <w:br/>
        <w:t>Dr. Timothy Keller, Technical Manager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5" w:history="1">
        <w:r w:rsidR="00D8195F" w:rsidRPr="00D07A33">
          <w:rPr>
            <w:rStyle w:val="Hyperlink"/>
            <w:rFonts w:asciiTheme="minorHAnsi" w:hAnsiTheme="minorHAnsi" w:cstheme="minorHAnsi"/>
            <w:spacing w:val="5"/>
          </w:rPr>
          <w:t>tk37@andrew.cmu.edu</w:t>
        </w:r>
      </w:hyperlink>
      <w:r w:rsidR="00D8195F">
        <w:rPr>
          <w:rFonts w:asciiTheme="minorHAnsi" w:hAnsiTheme="minorHAnsi" w:cstheme="minorHAnsi"/>
          <w:color w:val="333333"/>
          <w:spacing w:val="5"/>
        </w:rPr>
        <w:t xml:space="preserve">) </w:t>
      </w:r>
      <w:r w:rsidR="00DF2FA2">
        <w:rPr>
          <w:rFonts w:asciiTheme="minorHAnsi" w:hAnsiTheme="minorHAnsi" w:cstheme="minorHAnsi"/>
          <w:b/>
          <w:color w:val="333333"/>
          <w:spacing w:val="5"/>
        </w:rPr>
        <w:br/>
      </w:r>
      <w:r>
        <w:rPr>
          <w:rFonts w:asciiTheme="minorHAnsi" w:hAnsiTheme="minorHAnsi" w:cstheme="minorHAnsi"/>
          <w:b/>
          <w:color w:val="333333"/>
          <w:spacing w:val="5"/>
        </w:rPr>
        <w:t>Kathy Majors, Financial Administrator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6" w:history="1">
        <w:r w:rsidR="00D8195F" w:rsidRPr="00D07A33">
          <w:rPr>
            <w:rStyle w:val="Hyperlink"/>
            <w:rFonts w:asciiTheme="minorHAnsi" w:hAnsiTheme="minorHAnsi" w:cstheme="minorHAnsi"/>
            <w:spacing w:val="5"/>
          </w:rPr>
          <w:t>km4m@andrew.cmu.edu</w:t>
        </w:r>
      </w:hyperlink>
      <w:r w:rsidR="00D8195F">
        <w:rPr>
          <w:rFonts w:asciiTheme="minorHAnsi" w:hAnsiTheme="minorHAnsi" w:cstheme="minorHAnsi"/>
          <w:color w:val="333333"/>
          <w:spacing w:val="5"/>
        </w:rPr>
        <w:t xml:space="preserve">) </w:t>
      </w:r>
      <w:r w:rsidR="00D8195F">
        <w:rPr>
          <w:rFonts w:asciiTheme="minorHAnsi" w:hAnsiTheme="minorHAnsi" w:cstheme="minorHAnsi"/>
          <w:b/>
          <w:color w:val="333333"/>
          <w:spacing w:val="5"/>
        </w:rPr>
        <w:t xml:space="preserve"> </w:t>
      </w:r>
      <w:r w:rsidR="00DF2FA2">
        <w:br/>
      </w:r>
      <w:r>
        <w:rPr>
          <w:rFonts w:asciiTheme="minorHAnsi" w:hAnsiTheme="minorHAnsi" w:cstheme="minorHAnsi"/>
          <w:b/>
          <w:color w:val="333333"/>
          <w:spacing w:val="5"/>
        </w:rPr>
        <w:t xml:space="preserve">Ginger </w:t>
      </w:r>
      <w:proofErr w:type="spellStart"/>
      <w:r>
        <w:rPr>
          <w:rFonts w:asciiTheme="minorHAnsi" w:hAnsiTheme="minorHAnsi" w:cstheme="minorHAnsi"/>
          <w:b/>
          <w:color w:val="333333"/>
          <w:spacing w:val="5"/>
        </w:rPr>
        <w:t>Placone</w:t>
      </w:r>
      <w:proofErr w:type="spellEnd"/>
      <w:r>
        <w:rPr>
          <w:rFonts w:asciiTheme="minorHAnsi" w:hAnsiTheme="minorHAnsi" w:cstheme="minorHAnsi"/>
          <w:b/>
          <w:color w:val="333333"/>
          <w:spacing w:val="5"/>
        </w:rPr>
        <w:t>, General Administrator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7" w:history="1">
        <w:r w:rsidR="00D8195F" w:rsidRPr="00D07A33">
          <w:rPr>
            <w:rStyle w:val="Hyperlink"/>
            <w:rFonts w:asciiTheme="minorHAnsi" w:hAnsiTheme="minorHAnsi" w:cstheme="minorHAnsi"/>
            <w:spacing w:val="5"/>
          </w:rPr>
          <w:t>gingerp@andrew.cmu.edu</w:t>
        </w:r>
      </w:hyperlink>
      <w:r w:rsidR="00D8195F">
        <w:rPr>
          <w:rFonts w:asciiTheme="minorHAnsi" w:hAnsiTheme="minorHAnsi" w:cstheme="minorHAnsi"/>
          <w:color w:val="333333"/>
          <w:spacing w:val="5"/>
        </w:rPr>
        <w:t xml:space="preserve">) </w:t>
      </w:r>
      <w:r w:rsidR="00D8195F">
        <w:rPr>
          <w:rFonts w:asciiTheme="minorHAnsi" w:hAnsiTheme="minorHAnsi" w:cstheme="minorHAnsi"/>
          <w:b/>
          <w:color w:val="333333"/>
          <w:spacing w:val="5"/>
        </w:rPr>
        <w:br/>
        <w:t xml:space="preserve">Emily Clarke, General Administrator, </w:t>
      </w:r>
      <w:r w:rsidR="00D8195F">
        <w:rPr>
          <w:rFonts w:asciiTheme="minorHAnsi" w:hAnsiTheme="minorHAnsi" w:cstheme="minorHAnsi"/>
          <w:color w:val="333333"/>
          <w:spacing w:val="5"/>
        </w:rPr>
        <w:t>(</w:t>
      </w:r>
      <w:hyperlink r:id="rId18" w:history="1">
        <w:r w:rsidR="00D8195F" w:rsidRPr="00D07A33">
          <w:rPr>
            <w:rStyle w:val="Hyperlink"/>
            <w:rFonts w:asciiTheme="minorHAnsi" w:hAnsiTheme="minorHAnsi" w:cstheme="minorHAnsi"/>
            <w:spacing w:val="5"/>
          </w:rPr>
          <w:t>ecb27@pitt.edu</w:t>
        </w:r>
      </w:hyperlink>
      <w:r w:rsidR="00D8195F">
        <w:rPr>
          <w:rFonts w:asciiTheme="minorHAnsi" w:hAnsiTheme="minorHAnsi" w:cstheme="minorHAnsi"/>
          <w:color w:val="333333"/>
          <w:spacing w:val="5"/>
        </w:rPr>
        <w:t xml:space="preserve">) </w:t>
      </w:r>
    </w:p>
    <w:p w14:paraId="5FC48A09" w14:textId="7DF44E0E" w:rsidR="00EF6DB1" w:rsidRDefault="006955B2">
      <w:pPr>
        <w:shd w:val="clear" w:color="auto" w:fill="FFFFFF"/>
        <w:spacing w:beforeAutospacing="1" w:afterAutospacing="1"/>
        <w:rPr>
          <w:rFonts w:asciiTheme="minorHAnsi" w:hAnsiTheme="minorHAnsi" w:cstheme="minorHAnsi"/>
          <w:b/>
          <w:color w:val="333333"/>
          <w:spacing w:val="5"/>
        </w:rPr>
      </w:pPr>
      <w:r>
        <w:rPr>
          <w:rFonts w:asciiTheme="minorHAnsi" w:hAnsiTheme="minorHAnsi" w:cstheme="minorHAnsi"/>
          <w:b/>
          <w:color w:val="333333"/>
          <w:spacing w:val="5"/>
        </w:rPr>
        <w:t>Other CMU Safety Contacts:</w:t>
      </w:r>
      <w:r>
        <w:rPr>
          <w:rFonts w:asciiTheme="minorHAnsi" w:hAnsiTheme="minorHAnsi" w:cstheme="minorHAnsi"/>
          <w:b/>
          <w:color w:val="333333"/>
          <w:spacing w:val="5"/>
        </w:rPr>
        <w:br/>
      </w:r>
      <w:r>
        <w:rPr>
          <w:rFonts w:asciiTheme="minorHAnsi" w:hAnsiTheme="minorHAnsi" w:cstheme="minorHAnsi"/>
        </w:rPr>
        <w:t>Environmental Health and Safety:</w:t>
      </w:r>
      <w:r>
        <w:rPr>
          <w:rFonts w:asciiTheme="minorHAnsi" w:hAnsiTheme="minorHAnsi" w:cstheme="minorHAnsi"/>
        </w:rPr>
        <w:tab/>
      </w:r>
      <w:r w:rsidR="007D692C">
        <w:rPr>
          <w:rFonts w:asciiTheme="minorHAnsi" w:hAnsiTheme="minorHAnsi" w:cstheme="minorHAnsi"/>
        </w:rPr>
        <w:t>412-26</w:t>
      </w:r>
      <w:r>
        <w:rPr>
          <w:rFonts w:asciiTheme="minorHAnsi" w:hAnsiTheme="minorHAnsi" w:cstheme="minorHAnsi"/>
        </w:rPr>
        <w:t>8-8192</w:t>
      </w:r>
      <w:r>
        <w:rPr>
          <w:rFonts w:asciiTheme="minorHAnsi" w:hAnsiTheme="minorHAnsi" w:cstheme="minorHAnsi"/>
          <w:b/>
          <w:color w:val="333333"/>
          <w:spacing w:val="5"/>
        </w:rPr>
        <w:br/>
      </w:r>
      <w:r>
        <w:rPr>
          <w:rFonts w:asciiTheme="minorHAnsi" w:hAnsiTheme="minorHAnsi" w:cstheme="minorHAnsi"/>
        </w:rPr>
        <w:t xml:space="preserve">Facilities Management:                    </w:t>
      </w:r>
      <w:r>
        <w:rPr>
          <w:rFonts w:asciiTheme="minorHAnsi" w:hAnsiTheme="minorHAnsi" w:cstheme="minorHAnsi"/>
        </w:rPr>
        <w:tab/>
      </w:r>
      <w:r w:rsidR="007D692C">
        <w:rPr>
          <w:rFonts w:asciiTheme="minorHAnsi" w:hAnsiTheme="minorHAnsi" w:cstheme="minorHAnsi"/>
        </w:rPr>
        <w:t>412-26</w:t>
      </w:r>
      <w:r>
        <w:rPr>
          <w:rFonts w:asciiTheme="minorHAnsi" w:hAnsiTheme="minorHAnsi" w:cstheme="minorHAnsi"/>
        </w:rPr>
        <w:t>8-2910</w:t>
      </w:r>
    </w:p>
    <w:p w14:paraId="11F071E2" w14:textId="77777777" w:rsidR="00EF6DB1" w:rsidRDefault="006955B2">
      <w:pPr>
        <w:rPr>
          <w:rFonts w:asciiTheme="minorHAnsi" w:hAnsiTheme="minorHAnsi" w:cstheme="minorHAnsi"/>
          <w:b/>
          <w:sz w:val="28"/>
          <w:szCs w:val="28"/>
        </w:rPr>
      </w:pPr>
      <w:r>
        <w:br w:type="page"/>
      </w:r>
    </w:p>
    <w:p w14:paraId="504DB32F" w14:textId="77777777" w:rsidR="00EF6DB1" w:rsidRPr="007032FD" w:rsidRDefault="006955B2" w:rsidP="00D115BD">
      <w:pPr>
        <w:pStyle w:val="Heading2"/>
      </w:pPr>
      <w:bookmarkStart w:id="11" w:name="_Toc529201675"/>
      <w:bookmarkStart w:id="12" w:name="_Toc532337955"/>
      <w:r w:rsidRPr="007032FD">
        <w:lastRenderedPageBreak/>
        <w:t>1.2</w:t>
      </w:r>
      <w:r w:rsidRPr="007032FD">
        <w:tab/>
        <w:t>Introduction to the Center</w:t>
      </w:r>
      <w:bookmarkEnd w:id="11"/>
      <w:bookmarkEnd w:id="12"/>
    </w:p>
    <w:p w14:paraId="4FDFE1DF" w14:textId="77777777" w:rsidR="00EF6DB1" w:rsidRDefault="00EF6DB1">
      <w:pPr>
        <w:rPr>
          <w:rFonts w:asciiTheme="minorHAnsi" w:hAnsiTheme="minorHAnsi" w:cstheme="minorHAnsi"/>
          <w:b/>
          <w:sz w:val="28"/>
          <w:szCs w:val="28"/>
        </w:rPr>
      </w:pPr>
    </w:p>
    <w:p w14:paraId="5AE91302" w14:textId="0D09EA83" w:rsidR="00EF6DB1" w:rsidRDefault="006955B2">
      <w:pPr>
        <w:rPr>
          <w:rFonts w:asciiTheme="minorHAnsi" w:hAnsiTheme="minorHAnsi" w:cstheme="minorHAnsi"/>
        </w:rPr>
      </w:pPr>
      <w:r>
        <w:rPr>
          <w:rFonts w:asciiTheme="minorHAnsi" w:hAnsiTheme="minorHAnsi" w:cstheme="minorHAnsi"/>
        </w:rPr>
        <w:t>The CMU-Pitt B</w:t>
      </w:r>
      <w:ins w:id="13" w:author="John Pyles" w:date="2018-12-11T20:08:00Z">
        <w:r w:rsidR="00FC6A91">
          <w:rPr>
            <w:rFonts w:asciiTheme="minorHAnsi" w:hAnsiTheme="minorHAnsi" w:cstheme="minorHAnsi"/>
          </w:rPr>
          <w:t>r</w:t>
        </w:r>
      </w:ins>
      <w:del w:id="14" w:author="John Pyles" w:date="2018-12-11T20:08:00Z">
        <w:r w:rsidDel="00FC6A91">
          <w:rPr>
            <w:rFonts w:asciiTheme="minorHAnsi" w:hAnsiTheme="minorHAnsi" w:cstheme="minorHAnsi"/>
          </w:rPr>
          <w:delText>R</w:delText>
        </w:r>
      </w:del>
      <w:r>
        <w:rPr>
          <w:rFonts w:asciiTheme="minorHAnsi" w:hAnsiTheme="minorHAnsi" w:cstheme="minorHAnsi"/>
        </w:rPr>
        <w:t>ain Imaging Data Generation &amp; Education (BRIDGE) Center is a cutting-edge, collaborative MRI facility that is jointly operated by the University of Pittsburgh and Carnegie Mellon University. The center is a research-only neuroimaging center, meaning that it is designed exclusively to support basic science research.</w:t>
      </w:r>
    </w:p>
    <w:p w14:paraId="3A8B1C41" w14:textId="77777777" w:rsidR="00EF6DB1" w:rsidRDefault="00EF6DB1">
      <w:pPr>
        <w:rPr>
          <w:rFonts w:asciiTheme="minorHAnsi" w:hAnsiTheme="minorHAnsi" w:cstheme="minorHAnsi"/>
        </w:rPr>
      </w:pPr>
    </w:p>
    <w:p w14:paraId="05C7AC01" w14:textId="7B43D8A8" w:rsidR="00EF6DB1" w:rsidRDefault="006955B2">
      <w:r>
        <w:rPr>
          <w:rFonts w:asciiTheme="minorHAnsi" w:hAnsiTheme="minorHAnsi" w:cstheme="minorHAnsi"/>
        </w:rPr>
        <w:t>The philosophy of the BRIDGE Center is premised off four core principles:.</w:t>
      </w:r>
    </w:p>
    <w:p w14:paraId="581E534A" w14:textId="77777777" w:rsidR="00EF6DB1" w:rsidRDefault="00EF6DB1">
      <w:pPr>
        <w:rPr>
          <w:rFonts w:asciiTheme="minorHAnsi" w:hAnsiTheme="minorHAnsi" w:cstheme="minorHAnsi"/>
        </w:rPr>
      </w:pPr>
    </w:p>
    <w:p w14:paraId="1E6E2F2D" w14:textId="77777777"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is both a research tool and an education tool.</w:t>
      </w:r>
    </w:p>
    <w:p w14:paraId="04149D67" w14:textId="0B18566B"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strive</w:t>
      </w:r>
      <w:r w:rsidR="00686CAE">
        <w:rPr>
          <w:rFonts w:asciiTheme="minorHAnsi" w:hAnsiTheme="minorHAnsi" w:cstheme="minorHAnsi"/>
        </w:rPr>
        <w:t>s</w:t>
      </w:r>
      <w:r>
        <w:rPr>
          <w:rFonts w:asciiTheme="minorHAnsi" w:hAnsiTheme="minorHAnsi" w:cstheme="minorHAnsi"/>
        </w:rPr>
        <w:t xml:space="preserve"> to remove barriers to access.</w:t>
      </w:r>
    </w:p>
    <w:p w14:paraId="25E739E8" w14:textId="74DB94E5" w:rsidR="00EF6DB1" w:rsidRDefault="006955B2">
      <w:pPr>
        <w:pStyle w:val="ListParagraph"/>
        <w:numPr>
          <w:ilvl w:val="0"/>
          <w:numId w:val="33"/>
        </w:numPr>
      </w:pPr>
      <w:r>
        <w:rPr>
          <w:rFonts w:asciiTheme="minorHAnsi" w:hAnsiTheme="minorHAnsi" w:cstheme="minorHAnsi"/>
        </w:rPr>
        <w:t>An imaging center serves  as a research community hub.</w:t>
      </w:r>
    </w:p>
    <w:p w14:paraId="32A549AE" w14:textId="3FB7FA6C"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foster</w:t>
      </w:r>
      <w:r w:rsidR="00686CAE">
        <w:rPr>
          <w:rFonts w:asciiTheme="minorHAnsi" w:hAnsiTheme="minorHAnsi" w:cstheme="minorHAnsi"/>
        </w:rPr>
        <w:t>s</w:t>
      </w:r>
      <w:r>
        <w:rPr>
          <w:rFonts w:asciiTheme="minorHAnsi" w:hAnsiTheme="minorHAnsi" w:cstheme="minorHAnsi"/>
        </w:rPr>
        <w:t xml:space="preserve"> innovation.</w:t>
      </w:r>
    </w:p>
    <w:p w14:paraId="0A086E3B" w14:textId="77777777" w:rsidR="00EF6DB1" w:rsidRDefault="00EF6DB1">
      <w:pPr>
        <w:rPr>
          <w:rFonts w:asciiTheme="minorHAnsi" w:hAnsiTheme="minorHAnsi" w:cstheme="minorHAnsi"/>
          <w:b/>
        </w:rPr>
      </w:pPr>
    </w:p>
    <w:p w14:paraId="007994FF" w14:textId="100ED9E1" w:rsidR="00EF6DB1" w:rsidRDefault="006955B2">
      <w:pPr>
        <w:outlineLvl w:val="0"/>
      </w:pPr>
      <w:r>
        <w:rPr>
          <w:rFonts w:asciiTheme="minorHAnsi" w:hAnsiTheme="minorHAnsi" w:cstheme="minorHAnsi"/>
        </w:rPr>
        <w:t>These principles provide the foundation for the design and implementation of the BRIDGE Center, including the policies and procedures outlined in this document. As a result of this focus on education, access, community, and innovation, this manual reflects a “living document” that will be revised on a regular basis to meet the ever</w:t>
      </w:r>
      <w:r w:rsidR="00686CAE">
        <w:rPr>
          <w:rFonts w:asciiTheme="minorHAnsi" w:hAnsiTheme="minorHAnsi" w:cstheme="minorHAnsi"/>
        </w:rPr>
        <w:t>-</w:t>
      </w:r>
      <w:r>
        <w:rPr>
          <w:rFonts w:asciiTheme="minorHAnsi" w:hAnsiTheme="minorHAnsi" w:cstheme="minorHAnsi"/>
        </w:rPr>
        <w:t>evolving demands of the neuroimaging field.</w:t>
      </w:r>
    </w:p>
    <w:p w14:paraId="535599A8" w14:textId="77777777" w:rsidR="00EF6DB1" w:rsidRDefault="00EF6DB1">
      <w:pPr>
        <w:rPr>
          <w:rFonts w:asciiTheme="minorHAnsi" w:hAnsiTheme="minorHAnsi" w:cstheme="minorHAnsi"/>
          <w:b/>
        </w:rPr>
      </w:pPr>
    </w:p>
    <w:p w14:paraId="15F4A384" w14:textId="77777777" w:rsidR="00EF6DB1" w:rsidRDefault="006955B2">
      <w:pPr>
        <w:pStyle w:val="ListParagraph"/>
        <w:numPr>
          <w:ilvl w:val="0"/>
          <w:numId w:val="1"/>
        </w:numPr>
        <w:rPr>
          <w:rFonts w:asciiTheme="minorHAnsi" w:hAnsiTheme="minorHAnsi" w:cstheme="minorHAnsi"/>
          <w:b/>
        </w:rPr>
      </w:pPr>
      <w:r>
        <w:rPr>
          <w:rFonts w:asciiTheme="minorHAnsi" w:hAnsiTheme="minorHAnsi" w:cstheme="minorHAnsi"/>
          <w:b/>
        </w:rPr>
        <w:t>Co-Directors, Scientific Operations Director, &amp; Steering Committee</w:t>
      </w:r>
    </w:p>
    <w:p w14:paraId="6531C9F4" w14:textId="77777777" w:rsidR="00EF6DB1" w:rsidRDefault="00EF6DB1">
      <w:pPr>
        <w:rPr>
          <w:rFonts w:asciiTheme="minorHAnsi" w:hAnsiTheme="minorHAnsi" w:cstheme="minorHAnsi"/>
          <w:b/>
        </w:rPr>
      </w:pPr>
    </w:p>
    <w:p w14:paraId="421D8F06" w14:textId="77777777" w:rsidR="00EF6DB1" w:rsidRDefault="00EF6DB1">
      <w:pPr>
        <w:rPr>
          <w:rFonts w:asciiTheme="minorHAnsi" w:hAnsiTheme="minorHAnsi" w:cstheme="minorHAnsi"/>
          <w:b/>
        </w:rPr>
      </w:pPr>
    </w:p>
    <w:p w14:paraId="0304BCEA" w14:textId="77777777" w:rsidR="00EF6DB1" w:rsidRDefault="00EF6DB1">
      <w:pPr>
        <w:rPr>
          <w:rFonts w:asciiTheme="minorHAnsi" w:hAnsiTheme="minorHAnsi" w:cstheme="minorHAnsi"/>
          <w:b/>
          <w:sz w:val="28"/>
          <w:szCs w:val="28"/>
        </w:rPr>
      </w:pPr>
    </w:p>
    <w:p w14:paraId="67D0076A" w14:textId="77777777" w:rsidR="00EF6DB1" w:rsidRDefault="00EF6DB1">
      <w:pPr>
        <w:rPr>
          <w:rFonts w:asciiTheme="minorHAnsi" w:hAnsiTheme="minorHAnsi" w:cstheme="minorHAnsi"/>
          <w:b/>
          <w:sz w:val="28"/>
          <w:szCs w:val="28"/>
        </w:rPr>
      </w:pPr>
    </w:p>
    <w:p w14:paraId="32B9665F" w14:textId="77777777" w:rsidR="00EF6DB1" w:rsidRDefault="00EF6DB1">
      <w:pPr>
        <w:rPr>
          <w:rFonts w:asciiTheme="minorHAnsi" w:hAnsiTheme="minorHAnsi" w:cstheme="minorHAnsi"/>
          <w:b/>
          <w:sz w:val="28"/>
          <w:szCs w:val="28"/>
        </w:rPr>
      </w:pPr>
    </w:p>
    <w:p w14:paraId="0D991478" w14:textId="77777777" w:rsidR="00EF6DB1" w:rsidRDefault="00EF6DB1">
      <w:pPr>
        <w:rPr>
          <w:rFonts w:asciiTheme="minorHAnsi" w:hAnsiTheme="minorHAnsi" w:cstheme="minorHAnsi"/>
          <w:b/>
          <w:sz w:val="28"/>
          <w:szCs w:val="28"/>
        </w:rPr>
      </w:pPr>
    </w:p>
    <w:p w14:paraId="44B2FDC9" w14:textId="77777777" w:rsidR="00EF6DB1" w:rsidRDefault="00EF6DB1">
      <w:pPr>
        <w:rPr>
          <w:rFonts w:asciiTheme="minorHAnsi" w:hAnsiTheme="minorHAnsi" w:cstheme="minorHAnsi"/>
          <w:b/>
          <w:sz w:val="28"/>
          <w:szCs w:val="28"/>
        </w:rPr>
      </w:pPr>
    </w:p>
    <w:p w14:paraId="21BED8B8" w14:textId="77777777" w:rsidR="00EF6DB1" w:rsidRDefault="00EF6DB1">
      <w:pPr>
        <w:rPr>
          <w:rFonts w:asciiTheme="minorHAnsi" w:hAnsiTheme="minorHAnsi" w:cstheme="minorHAnsi"/>
          <w:b/>
          <w:sz w:val="28"/>
          <w:szCs w:val="28"/>
        </w:rPr>
      </w:pPr>
    </w:p>
    <w:p w14:paraId="318CD65F" w14:textId="77777777" w:rsidR="00EF6DB1" w:rsidRDefault="006955B2">
      <w:pPr>
        <w:rPr>
          <w:rFonts w:asciiTheme="minorHAnsi" w:hAnsiTheme="minorHAnsi" w:cstheme="minorHAnsi"/>
          <w:b/>
          <w:sz w:val="28"/>
          <w:szCs w:val="28"/>
        </w:rPr>
      </w:pPr>
      <w:r>
        <w:br w:type="page"/>
      </w:r>
    </w:p>
    <w:p w14:paraId="5F608134" w14:textId="0AB8AAC6" w:rsidR="00814533" w:rsidRPr="007032FD" w:rsidRDefault="00814533" w:rsidP="00814533">
      <w:pPr>
        <w:pStyle w:val="Heading2"/>
        <w:rPr>
          <w:ins w:id="15" w:author="John Pyles" w:date="2018-12-11T22:34:00Z"/>
        </w:rPr>
      </w:pPr>
      <w:bookmarkStart w:id="16" w:name="_Toc532337956"/>
      <w:bookmarkStart w:id="17" w:name="_Toc529201676"/>
      <w:ins w:id="18" w:author="John Pyles" w:date="2018-12-11T22:34:00Z">
        <w:r w:rsidRPr="007032FD">
          <w:lastRenderedPageBreak/>
          <w:t>1.</w:t>
        </w:r>
        <w:r>
          <w:t>3</w:t>
        </w:r>
        <w:r w:rsidRPr="007032FD">
          <w:tab/>
        </w:r>
        <w:r>
          <w:t>Manual Overview</w:t>
        </w:r>
        <w:bookmarkEnd w:id="16"/>
      </w:ins>
    </w:p>
    <w:p w14:paraId="14498FD2" w14:textId="77777777" w:rsidR="00814533" w:rsidRDefault="00814533" w:rsidP="00814533">
      <w:pPr>
        <w:rPr>
          <w:ins w:id="19" w:author="John Pyles" w:date="2018-12-11T22:34:00Z"/>
          <w:rFonts w:asciiTheme="minorHAnsi" w:hAnsiTheme="minorHAnsi" w:cstheme="minorHAnsi"/>
          <w:b/>
          <w:sz w:val="28"/>
          <w:szCs w:val="28"/>
        </w:rPr>
      </w:pPr>
    </w:p>
    <w:p w14:paraId="69B28F73" w14:textId="3FFF30A0" w:rsidR="00814533" w:rsidRDefault="00814533" w:rsidP="00814533">
      <w:pPr>
        <w:rPr>
          <w:ins w:id="20" w:author="John Pyles" w:date="2018-12-11T22:44:00Z"/>
          <w:rFonts w:asciiTheme="minorHAnsi" w:hAnsiTheme="minorHAnsi" w:cstheme="minorHAnsi"/>
        </w:rPr>
      </w:pPr>
      <w:ins w:id="21" w:author="John Pyles" w:date="2018-12-11T22:36:00Z">
        <w:r>
          <w:rPr>
            <w:rFonts w:asciiTheme="minorHAnsi" w:hAnsiTheme="minorHAnsi" w:cstheme="minorHAnsi"/>
          </w:rPr>
          <w:t>We have attempted to keep this manual as concise and straightforward</w:t>
        </w:r>
      </w:ins>
      <w:ins w:id="22" w:author="John Pyles" w:date="2018-12-11T22:39:00Z">
        <w:r>
          <w:rPr>
            <w:rFonts w:asciiTheme="minorHAnsi" w:hAnsiTheme="minorHAnsi" w:cstheme="minorHAnsi"/>
          </w:rPr>
          <w:t xml:space="preserve"> as possible. However compliance with </w:t>
        </w:r>
      </w:ins>
      <w:ins w:id="23" w:author="John Pyles" w:date="2018-12-11T22:40:00Z">
        <w:r>
          <w:rPr>
            <w:rFonts w:asciiTheme="minorHAnsi" w:hAnsiTheme="minorHAnsi" w:cstheme="minorHAnsi"/>
          </w:rPr>
          <w:t xml:space="preserve">federal and IRB rules, legal agreements, as well as safety, necessitates a certain level of detail in our policies and </w:t>
        </w:r>
      </w:ins>
      <w:ins w:id="24" w:author="John Pyles" w:date="2018-12-11T22:41:00Z">
        <w:r>
          <w:rPr>
            <w:rFonts w:asciiTheme="minorHAnsi" w:hAnsiTheme="minorHAnsi" w:cstheme="minorHAnsi"/>
          </w:rPr>
          <w:t xml:space="preserve">procedures. </w:t>
        </w:r>
      </w:ins>
      <w:ins w:id="25" w:author="John Pyles" w:date="2018-12-11T22:42:00Z">
        <w:r w:rsidR="00A56A8E">
          <w:rPr>
            <w:rFonts w:asciiTheme="minorHAnsi" w:hAnsiTheme="minorHAnsi" w:cstheme="minorHAnsi"/>
          </w:rPr>
          <w:t xml:space="preserve">An overview of the BRIDGE Center and an opportunity to ask any questions is provided in the </w:t>
        </w:r>
      </w:ins>
      <w:ins w:id="26" w:author="John Pyles" w:date="2018-12-11T22:43:00Z">
        <w:r w:rsidR="00A56A8E">
          <w:rPr>
            <w:rFonts w:asciiTheme="minorHAnsi" w:hAnsiTheme="minorHAnsi" w:cstheme="minorHAnsi"/>
          </w:rPr>
          <w:t xml:space="preserve">PI </w:t>
        </w:r>
      </w:ins>
      <w:ins w:id="27" w:author="John Pyles" w:date="2018-12-11T22:42:00Z">
        <w:r w:rsidR="00A56A8E">
          <w:rPr>
            <w:rFonts w:asciiTheme="minorHAnsi" w:hAnsiTheme="minorHAnsi" w:cstheme="minorHAnsi"/>
          </w:rPr>
          <w:t xml:space="preserve">introductory meeting with the Scientific Operations Director and Co-Directors, as well as </w:t>
        </w:r>
      </w:ins>
      <w:ins w:id="28" w:author="John Pyles" w:date="2018-12-11T22:43:00Z">
        <w:r w:rsidR="00A56A8E">
          <w:rPr>
            <w:rFonts w:asciiTheme="minorHAnsi" w:hAnsiTheme="minorHAnsi" w:cstheme="minorHAnsi"/>
          </w:rPr>
          <w:t xml:space="preserve">in the safety training sessions for researchers. We also encourage you to email any questions to: </w:t>
        </w:r>
        <w:r w:rsidR="00A56A8E">
          <w:rPr>
            <w:rFonts w:asciiTheme="minorHAnsi" w:hAnsiTheme="minorHAnsi" w:cstheme="minorHAnsi"/>
          </w:rPr>
          <w:fldChar w:fldCharType="begin"/>
        </w:r>
        <w:r w:rsidR="00A56A8E">
          <w:rPr>
            <w:rFonts w:asciiTheme="minorHAnsi" w:hAnsiTheme="minorHAnsi" w:cstheme="minorHAnsi"/>
          </w:rPr>
          <w:instrText xml:space="preserve"> HYPERLINK "mailto:bridge-center@andrew.cmu.edu" </w:instrText>
        </w:r>
        <w:r w:rsidR="00A56A8E">
          <w:rPr>
            <w:rFonts w:asciiTheme="minorHAnsi" w:hAnsiTheme="minorHAnsi" w:cstheme="minorHAnsi"/>
          </w:rPr>
          <w:fldChar w:fldCharType="separate"/>
        </w:r>
        <w:r w:rsidR="00A56A8E" w:rsidRPr="00A51C86">
          <w:rPr>
            <w:rStyle w:val="Hyperlink"/>
            <w:rFonts w:asciiTheme="minorHAnsi" w:hAnsiTheme="minorHAnsi" w:cstheme="minorHAnsi"/>
          </w:rPr>
          <w:t>bridge-center@andrew.cmu.edu</w:t>
        </w:r>
        <w:r w:rsidR="00A56A8E">
          <w:rPr>
            <w:rFonts w:asciiTheme="minorHAnsi" w:hAnsiTheme="minorHAnsi" w:cstheme="minorHAnsi"/>
          </w:rPr>
          <w:fldChar w:fldCharType="end"/>
        </w:r>
        <w:r w:rsidR="00A56A8E">
          <w:rPr>
            <w:rFonts w:asciiTheme="minorHAnsi" w:hAnsiTheme="minorHAnsi" w:cstheme="minorHAnsi"/>
          </w:rPr>
          <w:t xml:space="preserve">. </w:t>
        </w:r>
      </w:ins>
    </w:p>
    <w:p w14:paraId="3BF9520D" w14:textId="66CD9416" w:rsidR="00A56A8E" w:rsidRDefault="00A56A8E" w:rsidP="00814533">
      <w:pPr>
        <w:rPr>
          <w:ins w:id="29" w:author="John Pyles" w:date="2018-12-11T22:44:00Z"/>
          <w:rFonts w:asciiTheme="minorHAnsi" w:hAnsiTheme="minorHAnsi" w:cstheme="minorHAnsi"/>
        </w:rPr>
      </w:pPr>
    </w:p>
    <w:p w14:paraId="77B70840" w14:textId="11AF8DBC" w:rsidR="00A56A8E" w:rsidRDefault="00A56A8E" w:rsidP="00814533">
      <w:pPr>
        <w:rPr>
          <w:ins w:id="30" w:author="John Pyles" w:date="2018-12-11T22:44:00Z"/>
          <w:rFonts w:asciiTheme="minorHAnsi" w:hAnsiTheme="minorHAnsi" w:cstheme="minorHAnsi"/>
        </w:rPr>
      </w:pPr>
      <w:ins w:id="31" w:author="John Pyles" w:date="2018-12-11T22:44:00Z">
        <w:r>
          <w:rPr>
            <w:rFonts w:asciiTheme="minorHAnsi" w:hAnsiTheme="minorHAnsi" w:cstheme="minorHAnsi"/>
          </w:rPr>
          <w:t>As a guide to this manual, it might be useful to keep t</w:t>
        </w:r>
      </w:ins>
      <w:ins w:id="32" w:author="John Pyles" w:date="2018-12-11T22:54:00Z">
        <w:r w:rsidR="00AC770D">
          <w:rPr>
            <w:rFonts w:asciiTheme="minorHAnsi" w:hAnsiTheme="minorHAnsi" w:cstheme="minorHAnsi"/>
          </w:rPr>
          <w:t>hree</w:t>
        </w:r>
      </w:ins>
      <w:ins w:id="33" w:author="John Pyles" w:date="2018-12-11T22:44:00Z">
        <w:r>
          <w:rPr>
            <w:rFonts w:asciiTheme="minorHAnsi" w:hAnsiTheme="minorHAnsi" w:cstheme="minorHAnsi"/>
          </w:rPr>
          <w:t xml:space="preserve"> concepts in mind that reoccur throughout policies and procedures</w:t>
        </w:r>
      </w:ins>
      <w:ins w:id="34" w:author="John Pyles" w:date="2018-12-11T22:53:00Z">
        <w:r w:rsidR="00AC770D">
          <w:rPr>
            <w:rFonts w:asciiTheme="minorHAnsi" w:hAnsiTheme="minorHAnsi" w:cstheme="minorHAnsi"/>
          </w:rPr>
          <w:t>:</w:t>
        </w:r>
      </w:ins>
    </w:p>
    <w:p w14:paraId="1B376D5E" w14:textId="386B6DDD" w:rsidR="00A56A8E" w:rsidRDefault="00A56A8E" w:rsidP="00814533">
      <w:pPr>
        <w:rPr>
          <w:ins w:id="35" w:author="John Pyles" w:date="2018-12-11T22:44:00Z"/>
          <w:rFonts w:asciiTheme="minorHAnsi" w:hAnsiTheme="minorHAnsi" w:cstheme="minorHAnsi"/>
        </w:rPr>
      </w:pPr>
    </w:p>
    <w:p w14:paraId="0C629267" w14:textId="776D0ED3" w:rsidR="00A56A8E" w:rsidRDefault="00A56A8E" w:rsidP="00814533">
      <w:pPr>
        <w:rPr>
          <w:ins w:id="36" w:author="John Pyles" w:date="2018-12-11T22:49:00Z"/>
          <w:rFonts w:asciiTheme="minorHAnsi" w:hAnsiTheme="minorHAnsi" w:cstheme="minorHAnsi"/>
        </w:rPr>
      </w:pPr>
      <w:ins w:id="37" w:author="John Pyles" w:date="2018-12-11T22:44:00Z">
        <w:r>
          <w:rPr>
            <w:rFonts w:asciiTheme="minorHAnsi" w:hAnsiTheme="minorHAnsi" w:cstheme="minorHAnsi"/>
            <w:b/>
          </w:rPr>
          <w:t xml:space="preserve">Research Projects: </w:t>
        </w:r>
      </w:ins>
      <w:ins w:id="38" w:author="John Pyles" w:date="2018-12-11T22:45:00Z">
        <w:r w:rsidR="001804DB">
          <w:rPr>
            <w:rFonts w:asciiTheme="minorHAnsi" w:hAnsiTheme="minorHAnsi" w:cstheme="minorHAnsi"/>
          </w:rPr>
          <w:t>Projects are how the BRIDGE Center organizes research</w:t>
        </w:r>
      </w:ins>
      <w:ins w:id="39" w:author="John Pyles" w:date="2018-12-11T22:47:00Z">
        <w:r w:rsidR="00550D69">
          <w:rPr>
            <w:rFonts w:asciiTheme="minorHAnsi" w:hAnsiTheme="minorHAnsi" w:cstheme="minorHAnsi"/>
          </w:rPr>
          <w:t xml:space="preserve"> activities at the center</w:t>
        </w:r>
      </w:ins>
      <w:ins w:id="40" w:author="John Pyles" w:date="2018-12-11T22:45:00Z">
        <w:r w:rsidR="001804DB">
          <w:rPr>
            <w:rFonts w:asciiTheme="minorHAnsi" w:hAnsiTheme="minorHAnsi" w:cstheme="minorHAnsi"/>
          </w:rPr>
          <w:t xml:space="preserve"> for purposes of </w:t>
        </w:r>
      </w:ins>
      <w:ins w:id="41" w:author="John Pyles" w:date="2018-12-11T22:46:00Z">
        <w:r w:rsidR="001804DB">
          <w:rPr>
            <w:rFonts w:asciiTheme="minorHAnsi" w:hAnsiTheme="minorHAnsi" w:cstheme="minorHAnsi"/>
          </w:rPr>
          <w:t>documentation, scheduling, and billing. Projects are defined in Section 2.2, but briefly</w:t>
        </w:r>
      </w:ins>
      <w:ins w:id="42" w:author="John Pyles" w:date="2018-12-11T22:48:00Z">
        <w:r w:rsidR="00550D69">
          <w:rPr>
            <w:rFonts w:asciiTheme="minorHAnsi" w:hAnsiTheme="minorHAnsi" w:cstheme="minorHAnsi"/>
          </w:rPr>
          <w:t xml:space="preserve"> – a project</w:t>
        </w:r>
      </w:ins>
      <w:ins w:id="43" w:author="John Pyles" w:date="2018-12-11T22:46:00Z">
        <w:r w:rsidR="001804DB">
          <w:rPr>
            <w:rFonts w:asciiTheme="minorHAnsi" w:hAnsiTheme="minorHAnsi" w:cstheme="minorHAnsi"/>
          </w:rPr>
          <w:t xml:space="preserve"> is an experiment or set of experiments that falls u</w:t>
        </w:r>
      </w:ins>
      <w:ins w:id="44" w:author="John Pyles" w:date="2018-12-11T22:47:00Z">
        <w:r w:rsidR="001804DB">
          <w:rPr>
            <w:rFonts w:asciiTheme="minorHAnsi" w:hAnsiTheme="minorHAnsi" w:cstheme="minorHAnsi"/>
          </w:rPr>
          <w:t xml:space="preserve">nder one IRB protocol. </w:t>
        </w:r>
      </w:ins>
      <w:ins w:id="45" w:author="John Pyles" w:date="2018-12-11T22:48:00Z">
        <w:r w:rsidR="00550D69">
          <w:rPr>
            <w:rFonts w:asciiTheme="minorHAnsi" w:hAnsiTheme="minorHAnsi" w:cstheme="minorHAnsi"/>
          </w:rPr>
          <w:t xml:space="preserve">Project Registration and the safety review that is part of Project Registration is a major theme of this manual. At the present </w:t>
        </w:r>
      </w:ins>
      <w:ins w:id="46" w:author="John Pyles" w:date="2018-12-11T22:49:00Z">
        <w:r w:rsidR="00550D69">
          <w:rPr>
            <w:rFonts w:asciiTheme="minorHAnsi" w:hAnsiTheme="minorHAnsi" w:cstheme="minorHAnsi"/>
          </w:rPr>
          <w:t xml:space="preserve">time, for Pitt researchers, a project also defines the scope of an External User Agreement </w:t>
        </w:r>
      </w:ins>
      <w:ins w:id="47" w:author="John Pyles" w:date="2018-12-11T22:53:00Z">
        <w:r w:rsidR="00AC770D">
          <w:rPr>
            <w:rFonts w:asciiTheme="minorHAnsi" w:hAnsiTheme="minorHAnsi" w:cstheme="minorHAnsi"/>
          </w:rPr>
          <w:t xml:space="preserve">(EUA) </w:t>
        </w:r>
      </w:ins>
      <w:ins w:id="48" w:author="John Pyles" w:date="2018-12-11T22:49:00Z">
        <w:r w:rsidR="00550D69">
          <w:rPr>
            <w:rFonts w:asciiTheme="minorHAnsi" w:hAnsiTheme="minorHAnsi" w:cstheme="minorHAnsi"/>
          </w:rPr>
          <w:t xml:space="preserve">which is required by Pitt and CMU </w:t>
        </w:r>
      </w:ins>
      <w:r w:rsidR="00661F71">
        <w:rPr>
          <w:rFonts w:asciiTheme="minorHAnsi" w:hAnsiTheme="minorHAnsi" w:cstheme="minorHAnsi"/>
        </w:rPr>
        <w:t xml:space="preserve">administrations for Pitt users </w:t>
      </w:r>
      <w:ins w:id="49" w:author="John Pyles" w:date="2018-12-11T22:49:00Z">
        <w:r w:rsidR="00550D69">
          <w:rPr>
            <w:rFonts w:asciiTheme="minorHAnsi" w:hAnsiTheme="minorHAnsi" w:cstheme="minorHAnsi"/>
          </w:rPr>
          <w:t>to conduct research at the BRIDGE Center.</w:t>
        </w:r>
      </w:ins>
    </w:p>
    <w:p w14:paraId="6C25F93D" w14:textId="07D77E18" w:rsidR="00550D69" w:rsidRDefault="00550D69" w:rsidP="00814533">
      <w:pPr>
        <w:rPr>
          <w:ins w:id="50" w:author="John Pyles" w:date="2018-12-11T22:49:00Z"/>
          <w:rFonts w:asciiTheme="minorHAnsi" w:hAnsiTheme="minorHAnsi" w:cstheme="minorHAnsi"/>
        </w:rPr>
      </w:pPr>
    </w:p>
    <w:p w14:paraId="710D059B" w14:textId="7C7F3DE8" w:rsidR="00550D69" w:rsidRPr="00550D69" w:rsidRDefault="00550D69" w:rsidP="00814533">
      <w:pPr>
        <w:rPr>
          <w:ins w:id="51" w:author="John Pyles" w:date="2018-12-11T22:39:00Z"/>
          <w:rFonts w:asciiTheme="minorHAnsi" w:hAnsiTheme="minorHAnsi" w:cstheme="minorHAnsi"/>
        </w:rPr>
      </w:pPr>
      <w:ins w:id="52" w:author="John Pyles" w:date="2018-12-11T22:49:00Z">
        <w:r w:rsidRPr="00550D69">
          <w:rPr>
            <w:rFonts w:asciiTheme="minorHAnsi" w:hAnsiTheme="minorHAnsi" w:cstheme="minorHAnsi"/>
            <w:b/>
            <w:rPrChange w:id="53" w:author="John Pyles" w:date="2018-12-11T22:49:00Z">
              <w:rPr>
                <w:rFonts w:asciiTheme="minorHAnsi" w:hAnsiTheme="minorHAnsi" w:cstheme="minorHAnsi"/>
              </w:rPr>
            </w:rPrChange>
          </w:rPr>
          <w:t>Researchers and Research Team</w:t>
        </w:r>
      </w:ins>
      <w:ins w:id="54" w:author="John Pyles" w:date="2018-12-11T22:51:00Z">
        <w:r>
          <w:rPr>
            <w:rFonts w:asciiTheme="minorHAnsi" w:hAnsiTheme="minorHAnsi" w:cstheme="minorHAnsi"/>
            <w:b/>
          </w:rPr>
          <w:t>s</w:t>
        </w:r>
      </w:ins>
      <w:ins w:id="55" w:author="John Pyles" w:date="2018-12-11T22:49:00Z">
        <w:r w:rsidRPr="00550D69">
          <w:rPr>
            <w:rFonts w:asciiTheme="minorHAnsi" w:hAnsiTheme="minorHAnsi" w:cstheme="minorHAnsi"/>
            <w:b/>
            <w:rPrChange w:id="56" w:author="John Pyles" w:date="2018-12-11T22:49:00Z">
              <w:rPr>
                <w:rFonts w:asciiTheme="minorHAnsi" w:hAnsiTheme="minorHAnsi" w:cstheme="minorHAnsi"/>
              </w:rPr>
            </w:rPrChange>
          </w:rPr>
          <w:t>:</w:t>
        </w:r>
        <w:r>
          <w:rPr>
            <w:rFonts w:asciiTheme="minorHAnsi" w:hAnsiTheme="minorHAnsi" w:cstheme="minorHAnsi"/>
            <w:b/>
          </w:rPr>
          <w:t xml:space="preserve"> </w:t>
        </w:r>
      </w:ins>
      <w:ins w:id="57" w:author="John Pyles" w:date="2018-12-11T22:50:00Z">
        <w:r>
          <w:rPr>
            <w:rFonts w:asciiTheme="minorHAnsi" w:hAnsiTheme="minorHAnsi" w:cstheme="minorHAnsi"/>
          </w:rPr>
          <w:t>The other major set of policies and procedures in this manual refer to researchers and research teams. In order to conduct human subjects research at the BRID</w:t>
        </w:r>
      </w:ins>
      <w:ins w:id="58" w:author="John Pyles" w:date="2018-12-11T22:51:00Z">
        <w:r>
          <w:rPr>
            <w:rFonts w:asciiTheme="minorHAnsi" w:hAnsiTheme="minorHAnsi" w:cstheme="minorHAnsi"/>
          </w:rPr>
          <w:t xml:space="preserve">GE Center researchers </w:t>
        </w:r>
      </w:ins>
      <w:ins w:id="59" w:author="John Pyles" w:date="2018-12-11T22:52:00Z">
        <w:r>
          <w:rPr>
            <w:rFonts w:asciiTheme="minorHAnsi" w:hAnsiTheme="minorHAnsi" w:cstheme="minorHAnsi"/>
          </w:rPr>
          <w:t xml:space="preserve">must complete safety training, be listed on the project IRB, and </w:t>
        </w:r>
        <w:r w:rsidR="00AC770D">
          <w:rPr>
            <w:rFonts w:asciiTheme="minorHAnsi" w:hAnsiTheme="minorHAnsi" w:cstheme="minorHAnsi"/>
          </w:rPr>
          <w:t xml:space="preserve">if at Pitt, be listed </w:t>
        </w:r>
      </w:ins>
      <w:ins w:id="60" w:author="John Pyles" w:date="2018-12-11T22:53:00Z">
        <w:r w:rsidR="00AC770D">
          <w:rPr>
            <w:rFonts w:asciiTheme="minorHAnsi" w:hAnsiTheme="minorHAnsi" w:cstheme="minorHAnsi"/>
          </w:rPr>
          <w:t xml:space="preserve">on the EUA. </w:t>
        </w:r>
      </w:ins>
    </w:p>
    <w:p w14:paraId="70794A19" w14:textId="77777777" w:rsidR="00814533" w:rsidRDefault="00814533" w:rsidP="00814533">
      <w:pPr>
        <w:rPr>
          <w:ins w:id="61" w:author="John Pyles" w:date="2018-12-11T22:39:00Z"/>
          <w:rFonts w:asciiTheme="minorHAnsi" w:hAnsiTheme="minorHAnsi" w:cstheme="minorHAnsi"/>
        </w:rPr>
      </w:pPr>
    </w:p>
    <w:p w14:paraId="7CF71B1B" w14:textId="233085B9" w:rsidR="00814533" w:rsidRPr="00AC770D" w:rsidRDefault="00AC770D" w:rsidP="00814533">
      <w:pPr>
        <w:rPr>
          <w:ins w:id="62" w:author="John Pyles" w:date="2018-12-11T22:39:00Z"/>
          <w:rFonts w:asciiTheme="minorHAnsi" w:hAnsiTheme="minorHAnsi" w:cstheme="minorHAnsi"/>
        </w:rPr>
      </w:pPr>
      <w:ins w:id="63" w:author="John Pyles" w:date="2018-12-11T22:54:00Z">
        <w:r>
          <w:rPr>
            <w:rFonts w:asciiTheme="minorHAnsi" w:hAnsiTheme="minorHAnsi" w:cstheme="minorHAnsi"/>
            <w:b/>
          </w:rPr>
          <w:t>Facilities</w:t>
        </w:r>
      </w:ins>
      <w:ins w:id="64" w:author="John Pyles" w:date="2018-12-11T22:58:00Z">
        <w:r>
          <w:rPr>
            <w:rFonts w:asciiTheme="minorHAnsi" w:hAnsiTheme="minorHAnsi" w:cstheme="minorHAnsi"/>
            <w:b/>
          </w:rPr>
          <w:t xml:space="preserve"> and Safety Zones</w:t>
        </w:r>
      </w:ins>
      <w:ins w:id="65" w:author="John Pyles" w:date="2018-12-11T22:54:00Z">
        <w:r>
          <w:rPr>
            <w:rFonts w:asciiTheme="minorHAnsi" w:hAnsiTheme="minorHAnsi" w:cstheme="minorHAnsi"/>
            <w:b/>
          </w:rPr>
          <w:t xml:space="preserve">: </w:t>
        </w:r>
        <w:r>
          <w:rPr>
            <w:rFonts w:asciiTheme="minorHAnsi" w:hAnsiTheme="minorHAnsi" w:cstheme="minorHAnsi"/>
          </w:rPr>
          <w:t xml:space="preserve">The use of the various facilities in the BRIDGE Center including the MRI, testing rooms, mock scanner, </w:t>
        </w:r>
      </w:ins>
      <w:ins w:id="66" w:author="John Pyles" w:date="2018-12-11T22:55:00Z">
        <w:r>
          <w:rPr>
            <w:rFonts w:asciiTheme="minorHAnsi" w:hAnsiTheme="minorHAnsi" w:cstheme="minorHAnsi"/>
          </w:rPr>
          <w:t xml:space="preserve">peripheral equipment, etc. are governed by the policies and procedures in this manual. Most </w:t>
        </w:r>
      </w:ins>
      <w:ins w:id="67" w:author="John Pyles" w:date="2018-12-11T22:56:00Z">
        <w:r>
          <w:rPr>
            <w:rFonts w:asciiTheme="minorHAnsi" w:hAnsiTheme="minorHAnsi" w:cstheme="minorHAnsi"/>
          </w:rPr>
          <w:t>importantly, for safety in and around the MRI</w:t>
        </w:r>
      </w:ins>
      <w:ins w:id="68" w:author="John Pyles" w:date="2018-12-11T22:57:00Z">
        <w:r>
          <w:rPr>
            <w:rFonts w:asciiTheme="minorHAnsi" w:hAnsiTheme="minorHAnsi" w:cstheme="minorHAnsi"/>
          </w:rPr>
          <w:t xml:space="preserve"> scanner, </w:t>
        </w:r>
      </w:ins>
      <w:ins w:id="69" w:author="John Pyles" w:date="2018-12-11T22:56:00Z">
        <w:r>
          <w:rPr>
            <w:rFonts w:asciiTheme="minorHAnsi" w:hAnsiTheme="minorHAnsi" w:cstheme="minorHAnsi"/>
          </w:rPr>
          <w:t>the rooms of the BRIDGE Center are assigned a</w:t>
        </w:r>
      </w:ins>
      <w:ins w:id="70" w:author="John Pyles" w:date="2018-12-11T22:58:00Z">
        <w:r>
          <w:rPr>
            <w:rFonts w:asciiTheme="minorHAnsi" w:hAnsiTheme="minorHAnsi" w:cstheme="minorHAnsi"/>
          </w:rPr>
          <w:t xml:space="preserve"> Safety</w:t>
        </w:r>
      </w:ins>
      <w:ins w:id="71" w:author="John Pyles" w:date="2018-12-11T22:56:00Z">
        <w:r>
          <w:rPr>
            <w:rFonts w:asciiTheme="minorHAnsi" w:hAnsiTheme="minorHAnsi" w:cstheme="minorHAnsi"/>
          </w:rPr>
          <w:t xml:space="preserve"> Zone </w:t>
        </w:r>
      </w:ins>
      <w:ins w:id="72" w:author="John Pyles" w:date="2018-12-11T22:58:00Z">
        <w:r>
          <w:rPr>
            <w:rFonts w:asciiTheme="minorHAnsi" w:hAnsiTheme="minorHAnsi" w:cstheme="minorHAnsi"/>
          </w:rPr>
          <w:t>(</w:t>
        </w:r>
      </w:ins>
      <w:ins w:id="73" w:author="John Pyles" w:date="2018-12-11T22:57:00Z">
        <w:r>
          <w:rPr>
            <w:rFonts w:asciiTheme="minorHAnsi" w:hAnsiTheme="minorHAnsi" w:cstheme="minorHAnsi"/>
          </w:rPr>
          <w:t>1</w:t>
        </w:r>
      </w:ins>
      <w:ins w:id="74" w:author="John Pyles" w:date="2018-12-11T22:58:00Z">
        <w:r>
          <w:rPr>
            <w:rFonts w:asciiTheme="minorHAnsi" w:hAnsiTheme="minorHAnsi" w:cstheme="minorHAnsi"/>
          </w:rPr>
          <w:t xml:space="preserve"> through 4)</w:t>
        </w:r>
      </w:ins>
      <w:ins w:id="75" w:author="John Pyles" w:date="2018-12-11T22:57:00Z">
        <w:r>
          <w:rPr>
            <w:rFonts w:asciiTheme="minorHAnsi" w:hAnsiTheme="minorHAnsi" w:cstheme="minorHAnsi"/>
          </w:rPr>
          <w:t xml:space="preserve"> which are described in Section 3.3. Who is permitted in what Zones is dependent on training and research activity, and </w:t>
        </w:r>
      </w:ins>
      <w:ins w:id="76" w:author="John Pyles" w:date="2018-12-11T22:58:00Z">
        <w:r>
          <w:rPr>
            <w:rFonts w:asciiTheme="minorHAnsi" w:hAnsiTheme="minorHAnsi" w:cstheme="minorHAnsi"/>
          </w:rPr>
          <w:t>is referenced throughout this manual.</w:t>
        </w:r>
      </w:ins>
    </w:p>
    <w:p w14:paraId="2C8E2A63" w14:textId="64EA1DA9" w:rsidR="007A2508" w:rsidRDefault="00814533">
      <w:pPr>
        <w:rPr>
          <w:ins w:id="77" w:author="John Pyles" w:date="2018-12-11T20:04:00Z"/>
        </w:rPr>
        <w:pPrChange w:id="78" w:author="John Pyles" w:date="2018-12-11T22:53:00Z">
          <w:pPr>
            <w:pStyle w:val="Heading2"/>
          </w:pPr>
        </w:pPrChange>
      </w:pPr>
      <w:ins w:id="79" w:author="John Pyles" w:date="2018-12-11T22:36:00Z">
        <w:r>
          <w:rPr>
            <w:rFonts w:asciiTheme="minorHAnsi" w:hAnsiTheme="minorHAnsi" w:cstheme="minorHAnsi"/>
          </w:rPr>
          <w:t xml:space="preserve"> </w:t>
        </w:r>
      </w:ins>
    </w:p>
    <w:p w14:paraId="563164E1" w14:textId="77777777" w:rsidR="007A2508" w:rsidRDefault="007A2508" w:rsidP="00D115BD">
      <w:pPr>
        <w:pStyle w:val="Heading2"/>
        <w:rPr>
          <w:ins w:id="80" w:author="John Pyles" w:date="2018-12-11T20:04:00Z"/>
        </w:rPr>
      </w:pPr>
    </w:p>
    <w:p w14:paraId="24D30911" w14:textId="77777777" w:rsidR="007A2508" w:rsidRDefault="007A2508" w:rsidP="00D115BD">
      <w:pPr>
        <w:pStyle w:val="Heading2"/>
        <w:rPr>
          <w:ins w:id="81" w:author="John Pyles" w:date="2018-12-11T20:04:00Z"/>
        </w:rPr>
      </w:pPr>
    </w:p>
    <w:p w14:paraId="265A330D" w14:textId="77777777" w:rsidR="007A2508" w:rsidRDefault="007A2508" w:rsidP="00D115BD">
      <w:pPr>
        <w:pStyle w:val="Heading2"/>
        <w:rPr>
          <w:ins w:id="82" w:author="John Pyles" w:date="2018-12-11T20:04:00Z"/>
        </w:rPr>
      </w:pPr>
    </w:p>
    <w:p w14:paraId="5FD114B0" w14:textId="77777777" w:rsidR="007A2508" w:rsidRDefault="007A2508" w:rsidP="00D115BD">
      <w:pPr>
        <w:pStyle w:val="Heading2"/>
        <w:rPr>
          <w:ins w:id="83" w:author="John Pyles" w:date="2018-12-11T20:04:00Z"/>
        </w:rPr>
      </w:pPr>
    </w:p>
    <w:p w14:paraId="4D9F0F09" w14:textId="77777777" w:rsidR="007A2508" w:rsidRDefault="007A2508" w:rsidP="00D115BD">
      <w:pPr>
        <w:pStyle w:val="Heading2"/>
        <w:rPr>
          <w:ins w:id="84" w:author="John Pyles" w:date="2018-12-11T20:04:00Z"/>
        </w:rPr>
      </w:pPr>
    </w:p>
    <w:p w14:paraId="1A17E4FD" w14:textId="77777777" w:rsidR="007A2508" w:rsidRDefault="007A2508" w:rsidP="00D115BD">
      <w:pPr>
        <w:pStyle w:val="Heading2"/>
        <w:rPr>
          <w:ins w:id="85" w:author="John Pyles" w:date="2018-12-11T20:04:00Z"/>
        </w:rPr>
      </w:pPr>
    </w:p>
    <w:p w14:paraId="3B3BFC23" w14:textId="77777777" w:rsidR="007A2508" w:rsidRDefault="007A2508" w:rsidP="00D115BD">
      <w:pPr>
        <w:pStyle w:val="Heading2"/>
        <w:rPr>
          <w:ins w:id="86" w:author="John Pyles" w:date="2018-12-11T20:04:00Z"/>
        </w:rPr>
      </w:pPr>
    </w:p>
    <w:p w14:paraId="70AB9EC5" w14:textId="77777777" w:rsidR="007A2508" w:rsidRDefault="007A2508" w:rsidP="00D115BD">
      <w:pPr>
        <w:pStyle w:val="Heading2"/>
        <w:rPr>
          <w:ins w:id="87" w:author="John Pyles" w:date="2018-12-11T20:04:00Z"/>
        </w:rPr>
      </w:pPr>
    </w:p>
    <w:p w14:paraId="55807928" w14:textId="77777777" w:rsidR="007A2508" w:rsidRDefault="007A2508" w:rsidP="00D115BD">
      <w:pPr>
        <w:pStyle w:val="Heading2"/>
        <w:rPr>
          <w:ins w:id="88" w:author="John Pyles" w:date="2018-12-11T20:04:00Z"/>
        </w:rPr>
      </w:pPr>
    </w:p>
    <w:p w14:paraId="0308D7F4" w14:textId="59CF35F7" w:rsidR="00EF6DB1" w:rsidRDefault="006955B2" w:rsidP="00D115BD">
      <w:pPr>
        <w:pStyle w:val="Heading2"/>
      </w:pPr>
      <w:bookmarkStart w:id="89" w:name="_Toc532337957"/>
      <w:r>
        <w:lastRenderedPageBreak/>
        <w:t>1.</w:t>
      </w:r>
      <w:del w:id="90" w:author="John Pyles" w:date="2018-12-11T23:34:00Z">
        <w:r w:rsidDel="00E448A1">
          <w:delText>3</w:delText>
        </w:r>
      </w:del>
      <w:ins w:id="91" w:author="John Pyles" w:date="2018-12-11T23:34:00Z">
        <w:r w:rsidR="00E448A1">
          <w:t>4</w:t>
        </w:r>
      </w:ins>
      <w:r>
        <w:tab/>
        <w:t>BRIDGE Center Personnel</w:t>
      </w:r>
      <w:bookmarkEnd w:id="17"/>
      <w:bookmarkEnd w:id="89"/>
    </w:p>
    <w:p w14:paraId="05514C2A" w14:textId="77777777" w:rsidR="00EF6DB1" w:rsidRDefault="00EF6DB1">
      <w:pPr>
        <w:rPr>
          <w:rFonts w:asciiTheme="minorHAnsi" w:hAnsiTheme="minorHAnsi" w:cstheme="minorHAnsi"/>
        </w:rPr>
      </w:pPr>
    </w:p>
    <w:p w14:paraId="1AE3944B" w14:textId="545B44B1" w:rsidR="00EF6DB1" w:rsidRDefault="006955B2">
      <w:pPr>
        <w:pStyle w:val="Title"/>
        <w:jc w:val="left"/>
        <w:outlineLvl w:val="0"/>
        <w:rPr>
          <w:rFonts w:asciiTheme="minorHAnsi" w:hAnsiTheme="minorHAnsi" w:cstheme="minorHAnsi"/>
          <w:szCs w:val="24"/>
        </w:rPr>
      </w:pPr>
      <w:r>
        <w:rPr>
          <w:rFonts w:asciiTheme="minorHAnsi" w:hAnsiTheme="minorHAnsi" w:cstheme="minorHAnsi"/>
          <w:i/>
          <w:szCs w:val="24"/>
        </w:rPr>
        <w:t>Co-Directors</w:t>
      </w:r>
      <w:r>
        <w:rPr>
          <w:rFonts w:asciiTheme="minorHAnsi" w:hAnsiTheme="minorHAnsi" w:cstheme="minorHAnsi"/>
          <w:b w:val="0"/>
          <w:szCs w:val="24"/>
        </w:rPr>
        <w:t xml:space="preserve">: </w:t>
      </w:r>
      <w:r>
        <w:rPr>
          <w:rFonts w:asciiTheme="minorHAnsi" w:hAnsiTheme="minorHAnsi" w:cstheme="minorHAnsi"/>
          <w:szCs w:val="24"/>
        </w:rPr>
        <w:t xml:space="preserve">Dr. Timothy </w:t>
      </w:r>
      <w:proofErr w:type="spellStart"/>
      <w:r>
        <w:rPr>
          <w:rFonts w:asciiTheme="minorHAnsi" w:hAnsiTheme="minorHAnsi" w:cstheme="minorHAnsi"/>
          <w:szCs w:val="24"/>
        </w:rPr>
        <w:t>Verstynen</w:t>
      </w:r>
      <w:proofErr w:type="spellEnd"/>
      <w:r>
        <w:rPr>
          <w:rFonts w:asciiTheme="minorHAnsi" w:hAnsiTheme="minorHAnsi" w:cstheme="minorHAnsi"/>
          <w:szCs w:val="24"/>
        </w:rPr>
        <w:t xml:space="preserve"> (CMU) &amp; Dr. Walter Schneider (Pitt)</w:t>
      </w:r>
    </w:p>
    <w:p w14:paraId="27BCD216" w14:textId="77777777" w:rsidR="00EF6DB1" w:rsidRDefault="00EF6DB1">
      <w:pPr>
        <w:rPr>
          <w:rFonts w:asciiTheme="minorHAnsi" w:hAnsiTheme="minorHAnsi" w:cstheme="minorHAnsi"/>
        </w:rPr>
      </w:pPr>
    </w:p>
    <w:p w14:paraId="11D46036" w14:textId="77777777" w:rsidR="00EF6DB1" w:rsidRDefault="006955B2">
      <w:pPr>
        <w:outlineLvl w:val="0"/>
        <w:rPr>
          <w:rFonts w:asciiTheme="minorHAnsi" w:hAnsiTheme="minorHAnsi" w:cstheme="minorHAnsi"/>
          <w:b/>
          <w:i/>
        </w:rPr>
      </w:pPr>
      <w:r>
        <w:rPr>
          <w:rFonts w:asciiTheme="minorHAnsi" w:hAnsiTheme="minorHAnsi" w:cstheme="minorHAnsi"/>
          <w:b/>
          <w:i/>
        </w:rPr>
        <w:t xml:space="preserve">Scientific Operations Director: </w:t>
      </w:r>
      <w:r>
        <w:rPr>
          <w:rFonts w:asciiTheme="minorHAnsi" w:hAnsiTheme="minorHAnsi" w:cstheme="minorHAnsi"/>
          <w:b/>
        </w:rPr>
        <w:t>Dr. John Pyles</w:t>
      </w:r>
    </w:p>
    <w:p w14:paraId="1B7BBB05" w14:textId="77777777" w:rsidR="00EF6DB1" w:rsidRDefault="006955B2">
      <w:pPr>
        <w:outlineLvl w:val="0"/>
      </w:pPr>
      <w:r>
        <w:rPr>
          <w:rFonts w:asciiTheme="minorHAnsi" w:hAnsiTheme="minorHAnsi" w:cstheme="minorHAnsi"/>
        </w:rPr>
        <w:t xml:space="preserve">The Scientific Operations Director oversees day-to-day operations of the BRIDGE Center, provides consultation on acquisition and data analysis issues, maintain peripherals, serves as the Chair of the Safety Committee, oversees record keeping, and designs initiatives that foster community development (e.g., data sharing, tool sharing, user meetings). The Scientific Operations Director is the primary point of contact for assistance with setting up new experimental protocols at the BRIDGE Center.  Contact: </w:t>
      </w:r>
      <w:hyperlink r:id="rId19">
        <w:r>
          <w:rPr>
            <w:rStyle w:val="InternetLink"/>
            <w:rFonts w:asciiTheme="minorHAnsi" w:hAnsiTheme="minorHAnsi" w:cstheme="minorHAnsi"/>
          </w:rPr>
          <w:t>jpyles@cmu.edu</w:t>
        </w:r>
      </w:hyperlink>
      <w:r>
        <w:rPr>
          <w:rFonts w:asciiTheme="minorHAnsi" w:hAnsiTheme="minorHAnsi" w:cstheme="minorHAnsi"/>
        </w:rPr>
        <w:t xml:space="preserve"> or 412-268-3647</w:t>
      </w:r>
    </w:p>
    <w:p w14:paraId="74C25DE8" w14:textId="77777777" w:rsidR="00EF6DB1" w:rsidRDefault="00EF6DB1">
      <w:pPr>
        <w:rPr>
          <w:rFonts w:asciiTheme="minorHAnsi" w:hAnsiTheme="minorHAnsi" w:cstheme="minorHAnsi"/>
          <w:b/>
          <w:i/>
        </w:rPr>
      </w:pPr>
    </w:p>
    <w:p w14:paraId="5F99807B" w14:textId="0E218B6A" w:rsidR="00EF6DB1" w:rsidRDefault="006955B2">
      <w:pPr>
        <w:outlineLvl w:val="0"/>
        <w:rPr>
          <w:rFonts w:asciiTheme="minorHAnsi" w:hAnsiTheme="minorHAnsi" w:cstheme="minorHAnsi"/>
          <w:b/>
          <w:i/>
        </w:rPr>
      </w:pPr>
      <w:r>
        <w:rPr>
          <w:rFonts w:asciiTheme="minorHAnsi" w:hAnsiTheme="minorHAnsi" w:cstheme="minorHAnsi"/>
          <w:b/>
          <w:i/>
        </w:rPr>
        <w:t>MRI Research Technologist</w:t>
      </w:r>
      <w:del w:id="92" w:author="John Pyles" w:date="2018-12-11T23:34:00Z">
        <w:r w:rsidDel="00E448A1">
          <w:rPr>
            <w:rFonts w:asciiTheme="minorHAnsi" w:hAnsiTheme="minorHAnsi" w:cstheme="minorHAnsi"/>
            <w:b/>
            <w:i/>
          </w:rPr>
          <w:delText>s</w:delText>
        </w:r>
      </w:del>
      <w:r>
        <w:rPr>
          <w:rFonts w:asciiTheme="minorHAnsi" w:hAnsiTheme="minorHAnsi" w:cstheme="minorHAnsi"/>
          <w:b/>
          <w:i/>
        </w:rPr>
        <w:t xml:space="preserve">: </w:t>
      </w:r>
      <w:r>
        <w:rPr>
          <w:rFonts w:asciiTheme="minorHAnsi" w:hAnsiTheme="minorHAnsi" w:cstheme="minorHAnsi"/>
          <w:b/>
        </w:rPr>
        <w:t xml:space="preserve">Scott </w:t>
      </w:r>
      <w:proofErr w:type="spellStart"/>
      <w:r>
        <w:rPr>
          <w:rFonts w:asciiTheme="minorHAnsi" w:hAnsiTheme="minorHAnsi" w:cstheme="minorHAnsi"/>
          <w:b/>
        </w:rPr>
        <w:t>Kurdilla</w:t>
      </w:r>
      <w:proofErr w:type="spellEnd"/>
      <w:r>
        <w:rPr>
          <w:rFonts w:asciiTheme="minorHAnsi" w:hAnsiTheme="minorHAnsi" w:cstheme="minorHAnsi"/>
          <w:b/>
        </w:rPr>
        <w:t xml:space="preserve"> </w:t>
      </w:r>
      <w:del w:id="93" w:author="John Pyles" w:date="2018-12-11T23:34:00Z">
        <w:r w:rsidDel="00E448A1">
          <w:rPr>
            <w:rFonts w:asciiTheme="minorHAnsi" w:hAnsiTheme="minorHAnsi" w:cstheme="minorHAnsi"/>
            <w:b/>
          </w:rPr>
          <w:delText>and Mark Vignone</w:delText>
        </w:r>
      </w:del>
    </w:p>
    <w:p w14:paraId="1EE2E632" w14:textId="37C64B10" w:rsidR="00EF6DB1" w:rsidRDefault="006955B2">
      <w:pPr>
        <w:rPr>
          <w:rFonts w:asciiTheme="minorHAnsi" w:hAnsiTheme="minorHAnsi" w:cstheme="minorHAnsi"/>
        </w:rPr>
      </w:pPr>
      <w:r>
        <w:rPr>
          <w:rFonts w:asciiTheme="minorHAnsi" w:hAnsiTheme="minorHAnsi" w:cstheme="minorHAnsi"/>
        </w:rPr>
        <w:t xml:space="preserve">The MRI Technologists are responsible for the day-to-day operation of the BRIDGE Center. This includes maintaining a safe MRI center and enforcing policies, metal screening, quality assurance, scanner maintenance, scheduling, cancellations, and billing. There is one technologist present at all times. </w:t>
      </w:r>
      <w:del w:id="94" w:author="John Pyles" w:date="2018-12-11T19:03:00Z">
        <w:r w:rsidDel="00310466">
          <w:rPr>
            <w:rFonts w:asciiTheme="minorHAnsi" w:hAnsiTheme="minorHAnsi" w:cstheme="minorHAnsi"/>
          </w:rPr>
          <w:delText>If you have any questions, please c</w:delText>
        </w:r>
      </w:del>
      <w:ins w:id="95" w:author="John Pyles" w:date="2018-12-11T19:03:00Z">
        <w:r w:rsidR="00310466">
          <w:rPr>
            <w:rFonts w:asciiTheme="minorHAnsi" w:hAnsiTheme="minorHAnsi" w:cstheme="minorHAnsi"/>
          </w:rPr>
          <w:t>C</w:t>
        </w:r>
      </w:ins>
      <w:r>
        <w:rPr>
          <w:rFonts w:asciiTheme="minorHAnsi" w:hAnsiTheme="minorHAnsi" w:cstheme="minorHAnsi"/>
        </w:rPr>
        <w:t>ontact</w:t>
      </w:r>
      <w:del w:id="96" w:author="John Pyles" w:date="2018-12-11T19:03:00Z">
        <w:r w:rsidDel="00310466">
          <w:rPr>
            <w:rFonts w:asciiTheme="minorHAnsi" w:hAnsiTheme="minorHAnsi" w:cstheme="minorHAnsi"/>
          </w:rPr>
          <w:delText xml:space="preserve"> them at</w:delText>
        </w:r>
      </w:del>
      <w:r>
        <w:rPr>
          <w:rFonts w:asciiTheme="minorHAnsi" w:hAnsiTheme="minorHAnsi" w:cstheme="minorHAnsi"/>
        </w:rPr>
        <w:t>:</w:t>
      </w:r>
    </w:p>
    <w:p w14:paraId="01A5DB25" w14:textId="77777777" w:rsidR="00EF6DB1" w:rsidRDefault="006955B2">
      <w:pPr>
        <w:ind w:firstLine="600"/>
        <w:jc w:val="both"/>
        <w:outlineLvl w:val="0"/>
        <w:rPr>
          <w:rFonts w:asciiTheme="minorHAnsi" w:hAnsiTheme="minorHAnsi" w:cstheme="minorHAnsi"/>
        </w:rPr>
      </w:pPr>
      <w:r>
        <w:rPr>
          <w:rFonts w:asciiTheme="minorHAnsi" w:hAnsiTheme="minorHAnsi" w:cstheme="minorHAnsi"/>
        </w:rPr>
        <w:t>MRI Scan Room and MR Technologists’ office:  412-268-7140</w:t>
      </w:r>
    </w:p>
    <w:p w14:paraId="52D4B8C9" w14:textId="77777777" w:rsidR="00EF6DB1" w:rsidRDefault="006955B2">
      <w:pPr>
        <w:ind w:firstLine="600"/>
        <w:jc w:val="both"/>
      </w:pPr>
      <w:r>
        <w:rPr>
          <w:rFonts w:asciiTheme="minorHAnsi" w:hAnsiTheme="minorHAnsi" w:cstheme="minorHAnsi"/>
        </w:rPr>
        <w:t xml:space="preserve">Scott </w:t>
      </w:r>
      <w:proofErr w:type="spellStart"/>
      <w:r>
        <w:rPr>
          <w:rFonts w:asciiTheme="minorHAnsi" w:hAnsiTheme="minorHAnsi" w:cstheme="minorHAnsi"/>
        </w:rPr>
        <w:t>Kurdilla</w:t>
      </w:r>
      <w:proofErr w:type="spellEnd"/>
      <w:r>
        <w:rPr>
          <w:rFonts w:asciiTheme="minorHAnsi" w:hAnsiTheme="minorHAnsi" w:cstheme="minorHAnsi"/>
        </w:rPr>
        <w:t xml:space="preserve"> (</w:t>
      </w:r>
      <w:hyperlink r:id="rId20">
        <w:r>
          <w:rPr>
            <w:rStyle w:val="InternetLink"/>
            <w:rFonts w:asciiTheme="minorHAnsi" w:hAnsiTheme="minorHAnsi" w:cstheme="minorHAnsi"/>
          </w:rPr>
          <w:t>kurdilla@cmu.edu</w:t>
        </w:r>
      </w:hyperlink>
      <w:r>
        <w:rPr>
          <w:rFonts w:asciiTheme="minorHAnsi" w:hAnsiTheme="minorHAnsi" w:cstheme="minorHAnsi"/>
        </w:rPr>
        <w:t>)</w:t>
      </w:r>
    </w:p>
    <w:p w14:paraId="45C1E684" w14:textId="68D10BDB" w:rsidR="00EF6DB1" w:rsidDel="004F3DB9" w:rsidRDefault="006955B2">
      <w:pPr>
        <w:ind w:firstLine="600"/>
        <w:jc w:val="both"/>
        <w:rPr>
          <w:del w:id="97" w:author="John Pyles" w:date="2018-12-11T23:34:00Z"/>
        </w:rPr>
      </w:pPr>
      <w:del w:id="98" w:author="John Pyles" w:date="2018-12-11T23:34:00Z">
        <w:r w:rsidDel="004F3DB9">
          <w:rPr>
            <w:rFonts w:asciiTheme="minorHAnsi" w:hAnsiTheme="minorHAnsi" w:cstheme="minorHAnsi"/>
          </w:rPr>
          <w:delText>Mark Vignone (</w:delText>
        </w:r>
        <w:r w:rsidR="00FF7E36" w:rsidDel="004F3DB9">
          <w:rPr>
            <w:rStyle w:val="InternetLink"/>
            <w:rFonts w:asciiTheme="minorHAnsi" w:hAnsiTheme="minorHAnsi" w:cstheme="minorHAnsi"/>
          </w:rPr>
          <w:fldChar w:fldCharType="begin"/>
        </w:r>
        <w:r w:rsidR="00FF7E36" w:rsidDel="004F3DB9">
          <w:rPr>
            <w:rStyle w:val="InternetLink"/>
            <w:rFonts w:asciiTheme="minorHAnsi" w:hAnsiTheme="minorHAnsi" w:cstheme="minorHAnsi"/>
          </w:rPr>
          <w:delInstrText xml:space="preserve"> HYPERLINK "mailto:vignone@pitt.edu" \h </w:delInstrText>
        </w:r>
        <w:r w:rsidR="00FF7E36" w:rsidDel="004F3DB9">
          <w:rPr>
            <w:rStyle w:val="InternetLink"/>
            <w:rFonts w:asciiTheme="minorHAnsi" w:hAnsiTheme="minorHAnsi" w:cstheme="minorHAnsi"/>
          </w:rPr>
          <w:fldChar w:fldCharType="separate"/>
        </w:r>
        <w:r w:rsidDel="004F3DB9">
          <w:rPr>
            <w:rStyle w:val="InternetLink"/>
            <w:rFonts w:asciiTheme="minorHAnsi" w:hAnsiTheme="minorHAnsi" w:cstheme="minorHAnsi"/>
          </w:rPr>
          <w:delText>vignone@pitt.edu</w:delText>
        </w:r>
        <w:r w:rsidR="00FF7E36" w:rsidDel="004F3DB9">
          <w:rPr>
            <w:rStyle w:val="InternetLink"/>
            <w:rFonts w:asciiTheme="minorHAnsi" w:hAnsiTheme="minorHAnsi" w:cstheme="minorHAnsi"/>
          </w:rPr>
          <w:fldChar w:fldCharType="end"/>
        </w:r>
        <w:r w:rsidDel="004F3DB9">
          <w:rPr>
            <w:rFonts w:asciiTheme="minorHAnsi" w:hAnsiTheme="minorHAnsi" w:cstheme="minorHAnsi"/>
          </w:rPr>
          <w:delText xml:space="preserve">) </w:delText>
        </w:r>
      </w:del>
    </w:p>
    <w:p w14:paraId="3AB51FAF" w14:textId="77777777" w:rsidR="00EF6DB1" w:rsidRDefault="00EF6DB1">
      <w:pPr>
        <w:jc w:val="both"/>
        <w:rPr>
          <w:rFonts w:asciiTheme="minorHAnsi" w:hAnsiTheme="minorHAnsi" w:cstheme="minorHAnsi"/>
        </w:rPr>
      </w:pPr>
    </w:p>
    <w:p w14:paraId="518D4C39" w14:textId="77777777" w:rsidR="00EF6DB1" w:rsidRDefault="006955B2">
      <w:pPr>
        <w:outlineLvl w:val="0"/>
        <w:rPr>
          <w:rFonts w:asciiTheme="minorHAnsi" w:hAnsiTheme="minorHAnsi" w:cstheme="minorHAnsi"/>
          <w:b/>
          <w:i/>
        </w:rPr>
      </w:pPr>
      <w:r>
        <w:rPr>
          <w:rFonts w:asciiTheme="minorHAnsi" w:hAnsiTheme="minorHAnsi" w:cstheme="minorHAnsi"/>
          <w:b/>
          <w:i/>
        </w:rPr>
        <w:t xml:space="preserve">Technical Manager: </w:t>
      </w:r>
      <w:r>
        <w:rPr>
          <w:rFonts w:asciiTheme="minorHAnsi" w:hAnsiTheme="minorHAnsi" w:cstheme="minorHAnsi"/>
          <w:b/>
        </w:rPr>
        <w:t>Dr. Tim Keller</w:t>
      </w:r>
    </w:p>
    <w:p w14:paraId="34B203C5" w14:textId="4A94D941" w:rsidR="00EF6DB1" w:rsidRDefault="006955B2">
      <w:bookmarkStart w:id="99" w:name="OLE_LINK14"/>
      <w:bookmarkStart w:id="100" w:name="OLE_LINK20"/>
      <w:bookmarkEnd w:id="99"/>
      <w:r>
        <w:rPr>
          <w:rFonts w:asciiTheme="minorHAnsi" w:hAnsiTheme="minorHAnsi" w:cstheme="minorHAnsi"/>
        </w:rPr>
        <w:t xml:space="preserve">Tim is responsible for the installation and management of pulse sequences for the center as well as oversight of other </w:t>
      </w:r>
      <w:ins w:id="101" w:author="John Pyles" w:date="2018-12-11T19:03:00Z">
        <w:r w:rsidR="00310466">
          <w:rPr>
            <w:rFonts w:asciiTheme="minorHAnsi" w:hAnsiTheme="minorHAnsi" w:cstheme="minorHAnsi"/>
          </w:rPr>
          <w:t xml:space="preserve">BRIDGE </w:t>
        </w:r>
      </w:ins>
      <w:r>
        <w:rPr>
          <w:rFonts w:asciiTheme="minorHAnsi" w:hAnsiTheme="minorHAnsi" w:cstheme="minorHAnsi"/>
        </w:rPr>
        <w:t>ancillary instrumentation. He also provides consultation for new and existing investigators, assisting with tasks such as choosing imaging protocols and experimental design.</w:t>
      </w:r>
      <w:bookmarkEnd w:id="100"/>
      <w:r>
        <w:rPr>
          <w:rFonts w:asciiTheme="minorHAnsi" w:hAnsiTheme="minorHAnsi" w:cstheme="minorHAnsi"/>
        </w:rPr>
        <w:t xml:space="preserve"> Contact: </w:t>
      </w:r>
      <w:hyperlink r:id="rId21">
        <w:r>
          <w:rPr>
            <w:rStyle w:val="InternetLink"/>
            <w:rFonts w:asciiTheme="minorHAnsi" w:hAnsiTheme="minorHAnsi" w:cstheme="minorHAnsi"/>
          </w:rPr>
          <w:t>tk37@andrew.cmu.edu</w:t>
        </w:r>
      </w:hyperlink>
      <w:r>
        <w:rPr>
          <w:rFonts w:asciiTheme="minorHAnsi" w:hAnsiTheme="minorHAnsi" w:cstheme="minorHAnsi"/>
        </w:rPr>
        <w:t xml:space="preserve"> or 412-268-2402   </w:t>
      </w:r>
      <w:bookmarkStart w:id="102" w:name="OLE_LINK21"/>
      <w:bookmarkStart w:id="103" w:name="OLE_LINK19"/>
      <w:bookmarkStart w:id="104" w:name="OLE_LINK18"/>
      <w:bookmarkStart w:id="105" w:name="OLE_LINK17"/>
      <w:bookmarkStart w:id="106" w:name="OLE_LINK25"/>
      <w:bookmarkStart w:id="107" w:name="OLE_LINK24"/>
      <w:bookmarkStart w:id="108" w:name="OLE_LINK23"/>
      <w:bookmarkStart w:id="109" w:name="OLE_LINK22"/>
      <w:bookmarkEnd w:id="102"/>
      <w:bookmarkEnd w:id="103"/>
      <w:bookmarkEnd w:id="104"/>
      <w:bookmarkEnd w:id="105"/>
      <w:bookmarkEnd w:id="106"/>
      <w:bookmarkEnd w:id="107"/>
      <w:bookmarkEnd w:id="108"/>
      <w:bookmarkEnd w:id="109"/>
    </w:p>
    <w:p w14:paraId="2C4766F9" w14:textId="77777777" w:rsidR="00EF6DB1" w:rsidRDefault="00EF6DB1">
      <w:pPr>
        <w:ind w:firstLine="600"/>
        <w:jc w:val="both"/>
        <w:rPr>
          <w:rFonts w:asciiTheme="minorHAnsi" w:hAnsiTheme="minorHAnsi" w:cstheme="minorHAnsi"/>
        </w:rPr>
      </w:pPr>
    </w:p>
    <w:p w14:paraId="4A462018" w14:textId="77777777" w:rsidR="00EF6DB1" w:rsidRDefault="006955B2">
      <w:pPr>
        <w:jc w:val="both"/>
        <w:outlineLvl w:val="0"/>
        <w:rPr>
          <w:rFonts w:asciiTheme="minorHAnsi" w:hAnsiTheme="minorHAnsi" w:cstheme="minorHAnsi"/>
          <w:b/>
          <w:i/>
        </w:rPr>
      </w:pPr>
      <w:r>
        <w:rPr>
          <w:rFonts w:asciiTheme="minorHAnsi" w:hAnsiTheme="minorHAnsi" w:cstheme="minorHAnsi"/>
          <w:b/>
          <w:i/>
        </w:rPr>
        <w:t xml:space="preserve">Systems Administrator: </w:t>
      </w:r>
      <w:r>
        <w:rPr>
          <w:rFonts w:asciiTheme="minorHAnsi" w:hAnsiTheme="minorHAnsi" w:cstheme="minorHAnsi"/>
          <w:b/>
        </w:rPr>
        <w:t>Vincent Sha</w:t>
      </w:r>
    </w:p>
    <w:p w14:paraId="7F4A170D" w14:textId="24C93BA5" w:rsidR="00EF6DB1" w:rsidRDefault="006955B2">
      <w:r>
        <w:rPr>
          <w:rFonts w:asciiTheme="minorHAnsi" w:hAnsiTheme="minorHAnsi" w:cstheme="minorHAnsi"/>
        </w:rPr>
        <w:t xml:space="preserve">The </w:t>
      </w:r>
      <w:proofErr w:type="spellStart"/>
      <w:r>
        <w:rPr>
          <w:rFonts w:asciiTheme="minorHAnsi" w:hAnsiTheme="minorHAnsi" w:cstheme="minorHAnsi"/>
        </w:rPr>
        <w:t>Sys</w:t>
      </w:r>
      <w:r w:rsidR="00686CAE">
        <w:rPr>
          <w:rFonts w:asciiTheme="minorHAnsi" w:hAnsiTheme="minorHAnsi" w:cstheme="minorHAnsi"/>
        </w:rPr>
        <w:t>A</w:t>
      </w:r>
      <w:r>
        <w:rPr>
          <w:rFonts w:asciiTheme="minorHAnsi" w:hAnsiTheme="minorHAnsi" w:cstheme="minorHAnsi"/>
        </w:rPr>
        <w:t>dmin</w:t>
      </w:r>
      <w:proofErr w:type="spellEnd"/>
      <w:r>
        <w:rPr>
          <w:rFonts w:asciiTheme="minorHAnsi" w:hAnsiTheme="minorHAnsi" w:cstheme="minorHAnsi"/>
        </w:rPr>
        <w:t xml:space="preserve"> is responsible for the functioning of the fileserver as well as the computational facilities of SIBR. Contact: </w:t>
      </w:r>
      <w:hyperlink r:id="rId22">
        <w:r>
          <w:rPr>
            <w:rStyle w:val="InternetLink"/>
            <w:rFonts w:asciiTheme="minorHAnsi" w:hAnsiTheme="minorHAnsi" w:cstheme="minorHAnsi"/>
          </w:rPr>
          <w:t>vks@andrew.cmu.edu</w:t>
        </w:r>
      </w:hyperlink>
    </w:p>
    <w:p w14:paraId="586341DC" w14:textId="77777777" w:rsidR="00EF6DB1" w:rsidRDefault="00EF6DB1">
      <w:pPr>
        <w:jc w:val="both"/>
        <w:rPr>
          <w:rFonts w:asciiTheme="minorHAnsi" w:hAnsiTheme="minorHAnsi" w:cstheme="minorHAnsi"/>
        </w:rPr>
      </w:pPr>
    </w:p>
    <w:p w14:paraId="72E283BD" w14:textId="574F5354" w:rsidR="00EF6DB1" w:rsidRDefault="006955B2">
      <w:r>
        <w:rPr>
          <w:rFonts w:asciiTheme="minorHAnsi" w:hAnsiTheme="minorHAnsi" w:cstheme="minorHAnsi"/>
          <w:b/>
          <w:i/>
        </w:rPr>
        <w:t>General Administration:</w:t>
      </w:r>
      <w:r>
        <w:rPr>
          <w:rFonts w:asciiTheme="minorHAnsi" w:hAnsiTheme="minorHAnsi" w:cstheme="minorHAnsi"/>
          <w:b/>
        </w:rPr>
        <w:t xml:space="preserve"> Ginger </w:t>
      </w:r>
      <w:proofErr w:type="spellStart"/>
      <w:r>
        <w:rPr>
          <w:rFonts w:asciiTheme="minorHAnsi" w:hAnsiTheme="minorHAnsi" w:cstheme="minorHAnsi"/>
          <w:b/>
        </w:rPr>
        <w:t>Placone</w:t>
      </w:r>
      <w:proofErr w:type="spellEnd"/>
      <w:r>
        <w:rPr>
          <w:rFonts w:asciiTheme="minorHAnsi" w:hAnsiTheme="minorHAnsi" w:cstheme="minorHAnsi"/>
          <w:b/>
        </w:rPr>
        <w:t xml:space="preserve"> </w:t>
      </w:r>
      <w:r>
        <w:rPr>
          <w:rFonts w:asciiTheme="minorHAnsi" w:hAnsiTheme="minorHAnsi" w:cstheme="minorHAnsi"/>
        </w:rPr>
        <w:t>(</w:t>
      </w:r>
      <w:hyperlink r:id="rId23">
        <w:r>
          <w:rPr>
            <w:rStyle w:val="InternetLink"/>
            <w:rFonts w:asciiTheme="minorHAnsi" w:hAnsiTheme="minorHAnsi" w:cstheme="minorHAnsi"/>
          </w:rPr>
          <w:t>gingerp@cmu.edu</w:t>
        </w:r>
      </w:hyperlink>
      <w:r>
        <w:rPr>
          <w:rFonts w:asciiTheme="minorHAnsi" w:hAnsiTheme="minorHAnsi" w:cstheme="minorHAnsi"/>
        </w:rPr>
        <w:t xml:space="preserve">) </w:t>
      </w:r>
      <w:r>
        <w:rPr>
          <w:rFonts w:asciiTheme="minorHAnsi" w:hAnsiTheme="minorHAnsi" w:cstheme="minorHAnsi"/>
          <w:b/>
        </w:rPr>
        <w:t xml:space="preserve">&amp; Emily Clarke </w:t>
      </w:r>
      <w:r>
        <w:rPr>
          <w:rFonts w:asciiTheme="minorHAnsi" w:hAnsiTheme="minorHAnsi" w:cstheme="minorHAnsi"/>
        </w:rPr>
        <w:t>(</w:t>
      </w:r>
      <w:hyperlink r:id="rId24">
        <w:r>
          <w:rPr>
            <w:rStyle w:val="InternetLink"/>
            <w:rFonts w:asciiTheme="minorHAnsi" w:hAnsiTheme="minorHAnsi" w:cstheme="minorHAnsi"/>
          </w:rPr>
          <w:t>ecb27@pitt.edu</w:t>
        </w:r>
      </w:hyperlink>
      <w:r>
        <w:rPr>
          <w:rFonts w:asciiTheme="minorHAnsi" w:hAnsiTheme="minorHAnsi" w:cstheme="minorHAnsi"/>
        </w:rPr>
        <w:t>)</w:t>
      </w:r>
      <w:r>
        <w:rPr>
          <w:rFonts w:asciiTheme="minorHAnsi" w:hAnsiTheme="minorHAnsi" w:cstheme="minorHAnsi"/>
          <w:b/>
        </w:rPr>
        <w:t xml:space="preserve"> </w:t>
      </w:r>
    </w:p>
    <w:p w14:paraId="76E4DC4C" w14:textId="77777777" w:rsidR="00EF6DB1" w:rsidRDefault="00EF6DB1">
      <w:pPr>
        <w:jc w:val="both"/>
        <w:rPr>
          <w:rFonts w:asciiTheme="minorHAnsi" w:hAnsiTheme="minorHAnsi" w:cstheme="minorHAnsi"/>
        </w:rPr>
      </w:pPr>
    </w:p>
    <w:p w14:paraId="44E44C84" w14:textId="77777777" w:rsidR="00EF6DB1" w:rsidRDefault="006955B2">
      <w:pPr>
        <w:jc w:val="both"/>
      </w:pPr>
      <w:r>
        <w:rPr>
          <w:rFonts w:asciiTheme="minorHAnsi" w:hAnsiTheme="minorHAnsi" w:cstheme="minorHAnsi"/>
          <w:b/>
          <w:i/>
        </w:rPr>
        <w:t>Financial Administration:</w:t>
      </w:r>
      <w:r>
        <w:rPr>
          <w:rFonts w:asciiTheme="minorHAnsi" w:hAnsiTheme="minorHAnsi" w:cstheme="minorHAnsi"/>
          <w:b/>
        </w:rPr>
        <w:t xml:space="preserve"> Kathy Majors </w:t>
      </w:r>
      <w:r>
        <w:rPr>
          <w:rFonts w:asciiTheme="minorHAnsi" w:hAnsiTheme="minorHAnsi" w:cstheme="minorHAnsi"/>
        </w:rPr>
        <w:t>(</w:t>
      </w:r>
      <w:hyperlink r:id="rId25">
        <w:r>
          <w:rPr>
            <w:rStyle w:val="InternetLink"/>
            <w:rFonts w:asciiTheme="minorHAnsi" w:hAnsiTheme="minorHAnsi" w:cstheme="minorHAnsi"/>
          </w:rPr>
          <w:t>km4m@andrew.cmu.edu</w:t>
        </w:r>
      </w:hyperlink>
      <w:r>
        <w:rPr>
          <w:rFonts w:asciiTheme="minorHAnsi" w:hAnsiTheme="minorHAnsi" w:cstheme="minorHAnsi"/>
        </w:rPr>
        <w:t xml:space="preserve">) </w:t>
      </w:r>
    </w:p>
    <w:p w14:paraId="05583601" w14:textId="77777777" w:rsidR="00EF6DB1" w:rsidRDefault="00EF6DB1">
      <w:pPr>
        <w:jc w:val="both"/>
      </w:pPr>
      <w:bookmarkStart w:id="110" w:name="OLE_LINK16"/>
      <w:bookmarkStart w:id="111" w:name="OLE_LINK15"/>
      <w:bookmarkEnd w:id="110"/>
      <w:bookmarkEnd w:id="111"/>
    </w:p>
    <w:p w14:paraId="241C73DF" w14:textId="3DDC546F" w:rsidR="00EF6DB1" w:rsidRDefault="006955B2">
      <w:pPr>
        <w:pStyle w:val="Title"/>
        <w:jc w:val="left"/>
        <w:rPr>
          <w:rFonts w:asciiTheme="minorHAnsi" w:hAnsiTheme="minorHAnsi" w:cstheme="minorHAnsi"/>
          <w:b w:val="0"/>
          <w:szCs w:val="24"/>
        </w:rPr>
      </w:pPr>
      <w:r>
        <w:rPr>
          <w:rFonts w:asciiTheme="minorHAnsi" w:hAnsiTheme="minorHAnsi" w:cstheme="minorHAnsi"/>
          <w:i/>
          <w:szCs w:val="24"/>
        </w:rPr>
        <w:t>Steering Committee</w:t>
      </w:r>
      <w:r>
        <w:rPr>
          <w:rFonts w:asciiTheme="minorHAnsi" w:hAnsiTheme="minorHAnsi" w:cstheme="minorHAnsi"/>
          <w:b w:val="0"/>
          <w:szCs w:val="24"/>
        </w:rPr>
        <w:t xml:space="preserve">: Drs. Julie </w:t>
      </w:r>
      <w:proofErr w:type="spellStart"/>
      <w:r>
        <w:rPr>
          <w:rFonts w:asciiTheme="minorHAnsi" w:hAnsiTheme="minorHAnsi" w:cstheme="minorHAnsi"/>
          <w:b w:val="0"/>
          <w:szCs w:val="24"/>
        </w:rPr>
        <w:t>Fiez</w:t>
      </w:r>
      <w:proofErr w:type="spellEnd"/>
      <w:r>
        <w:rPr>
          <w:rFonts w:asciiTheme="minorHAnsi" w:hAnsiTheme="minorHAnsi" w:cstheme="minorHAnsi"/>
          <w:b w:val="0"/>
          <w:szCs w:val="24"/>
        </w:rPr>
        <w:t xml:space="preserve"> (Chair, Pitt), David Creswell (CMU), Kirk Erickson (Pitt), Lori Holt (CMU), Brad Mahon (CMU), John Pyles (Scientific Operations Director), Robert Turner (NHP, Pitt)</w:t>
      </w:r>
      <w:r w:rsidR="00083EB3">
        <w:rPr>
          <w:rFonts w:asciiTheme="minorHAnsi" w:hAnsiTheme="minorHAnsi" w:cstheme="minorHAnsi"/>
          <w:b w:val="0"/>
          <w:szCs w:val="24"/>
        </w:rPr>
        <w:t>, Gina Leckie (Pitt, Postdoc)</w:t>
      </w:r>
      <w:r>
        <w:rPr>
          <w:rFonts w:asciiTheme="minorHAnsi" w:hAnsiTheme="minorHAnsi" w:cstheme="minorHAnsi"/>
          <w:b w:val="0"/>
          <w:szCs w:val="24"/>
        </w:rPr>
        <w:t xml:space="preserve"> </w:t>
      </w:r>
    </w:p>
    <w:p w14:paraId="7295EBA1" w14:textId="77777777" w:rsidR="00EF6DB1" w:rsidRDefault="00EF6DB1">
      <w:pPr>
        <w:pStyle w:val="Title"/>
        <w:jc w:val="left"/>
        <w:rPr>
          <w:rFonts w:asciiTheme="minorHAnsi" w:hAnsiTheme="minorHAnsi" w:cstheme="minorHAnsi"/>
          <w:b w:val="0"/>
          <w:szCs w:val="24"/>
        </w:rPr>
      </w:pPr>
    </w:p>
    <w:p w14:paraId="7C7D7379" w14:textId="364E484D" w:rsidR="00EF6DB1" w:rsidRDefault="006955B2">
      <w:pPr>
        <w:pStyle w:val="Title"/>
        <w:jc w:val="left"/>
        <w:outlineLvl w:val="0"/>
        <w:rPr>
          <w:rFonts w:asciiTheme="minorHAnsi" w:hAnsiTheme="minorHAnsi" w:cstheme="minorHAnsi"/>
          <w:i/>
          <w:szCs w:val="24"/>
        </w:rPr>
      </w:pPr>
      <w:r>
        <w:rPr>
          <w:rFonts w:asciiTheme="minorHAnsi" w:hAnsiTheme="minorHAnsi" w:cstheme="minorHAnsi"/>
          <w:i/>
          <w:szCs w:val="24"/>
        </w:rPr>
        <w:t>Medical Director</w:t>
      </w:r>
      <w:r>
        <w:rPr>
          <w:rFonts w:asciiTheme="minorHAnsi" w:hAnsiTheme="minorHAnsi" w:cstheme="minorHAnsi"/>
          <w:b w:val="0"/>
          <w:szCs w:val="24"/>
        </w:rPr>
        <w:t xml:space="preserve">: </w:t>
      </w:r>
      <w:del w:id="112" w:author="John Pyles" w:date="2018-12-11T23:35:00Z">
        <w:r w:rsidRPr="004F3DB9" w:rsidDel="004F3DB9">
          <w:rPr>
            <w:rFonts w:asciiTheme="minorHAnsi" w:hAnsiTheme="minorHAnsi" w:cstheme="minorHAnsi"/>
            <w:b w:val="0"/>
            <w:szCs w:val="24"/>
            <w:rPrChange w:id="113" w:author="John Pyles" w:date="2018-12-11T23:35:00Z">
              <w:rPr>
                <w:rFonts w:asciiTheme="minorHAnsi" w:hAnsiTheme="minorHAnsi" w:cstheme="minorHAnsi"/>
                <w:szCs w:val="24"/>
              </w:rPr>
            </w:rPrChange>
          </w:rPr>
          <w:delText xml:space="preserve">Dr. Joseph Mettenburg, MD, PhD, </w:delText>
        </w:r>
        <w:r w:rsidR="00686CAE" w:rsidRPr="004F3DB9" w:rsidDel="004F3DB9">
          <w:rPr>
            <w:rFonts w:asciiTheme="minorHAnsi" w:hAnsiTheme="minorHAnsi" w:cstheme="minorHAnsi"/>
            <w:b w:val="0"/>
            <w:szCs w:val="24"/>
            <w:rPrChange w:id="114" w:author="John Pyles" w:date="2018-12-11T23:35:00Z">
              <w:rPr>
                <w:rFonts w:asciiTheme="minorHAnsi" w:hAnsiTheme="minorHAnsi" w:cstheme="minorHAnsi"/>
                <w:szCs w:val="24"/>
              </w:rPr>
            </w:rPrChange>
          </w:rPr>
          <w:delText>N</w:delText>
        </w:r>
        <w:r w:rsidRPr="004F3DB9" w:rsidDel="004F3DB9">
          <w:rPr>
            <w:rFonts w:asciiTheme="minorHAnsi" w:hAnsiTheme="minorHAnsi" w:cstheme="minorHAnsi"/>
            <w:b w:val="0"/>
            <w:szCs w:val="24"/>
            <w:rPrChange w:id="115" w:author="John Pyles" w:date="2018-12-11T23:35:00Z">
              <w:rPr>
                <w:rFonts w:asciiTheme="minorHAnsi" w:hAnsiTheme="minorHAnsi" w:cstheme="minorHAnsi"/>
                <w:szCs w:val="24"/>
              </w:rPr>
            </w:rPrChange>
          </w:rPr>
          <w:delText>euroradiologist, UPMC</w:delText>
        </w:r>
      </w:del>
      <w:ins w:id="116" w:author="John Pyles" w:date="2018-12-11T23:35:00Z">
        <w:r w:rsidR="004F3DB9">
          <w:rPr>
            <w:rFonts w:asciiTheme="minorHAnsi" w:hAnsiTheme="minorHAnsi" w:cstheme="minorHAnsi"/>
            <w:b w:val="0"/>
            <w:szCs w:val="24"/>
          </w:rPr>
          <w:t>To be announced shortly.</w:t>
        </w:r>
      </w:ins>
      <w:r>
        <w:rPr>
          <w:rFonts w:asciiTheme="minorHAnsi" w:hAnsiTheme="minorHAnsi" w:cstheme="minorHAnsi"/>
          <w:i/>
          <w:szCs w:val="24"/>
        </w:rPr>
        <w:t xml:space="preserve"> </w:t>
      </w:r>
    </w:p>
    <w:p w14:paraId="73C3F00D" w14:textId="77777777" w:rsidR="00EF6DB1" w:rsidRDefault="00EF6DB1">
      <w:pPr>
        <w:pStyle w:val="Title"/>
        <w:jc w:val="left"/>
        <w:rPr>
          <w:rFonts w:asciiTheme="minorHAnsi" w:hAnsiTheme="minorHAnsi" w:cstheme="minorHAnsi"/>
          <w:i/>
          <w:szCs w:val="24"/>
        </w:rPr>
      </w:pPr>
    </w:p>
    <w:p w14:paraId="3EDD0FBE" w14:textId="77777777" w:rsidR="00EF6DB1" w:rsidRDefault="006955B2">
      <w:pPr>
        <w:pStyle w:val="Title"/>
        <w:jc w:val="left"/>
        <w:rPr>
          <w:rFonts w:asciiTheme="minorHAnsi" w:hAnsiTheme="minorHAnsi" w:cstheme="minorHAnsi"/>
          <w:b w:val="0"/>
          <w:szCs w:val="24"/>
        </w:rPr>
      </w:pPr>
      <w:r>
        <w:rPr>
          <w:rFonts w:asciiTheme="minorHAnsi" w:hAnsiTheme="minorHAnsi" w:cstheme="minorHAnsi"/>
          <w:i/>
          <w:szCs w:val="24"/>
        </w:rPr>
        <w:t>Safety committee</w:t>
      </w:r>
      <w:r>
        <w:rPr>
          <w:rFonts w:asciiTheme="minorHAnsi" w:hAnsiTheme="minorHAnsi" w:cstheme="minorHAnsi"/>
          <w:b w:val="0"/>
          <w:szCs w:val="24"/>
        </w:rPr>
        <w:t xml:space="preserve">: Dr. John Pyles (Chair), Scott </w:t>
      </w:r>
      <w:proofErr w:type="spellStart"/>
      <w:r>
        <w:rPr>
          <w:rFonts w:asciiTheme="minorHAnsi" w:hAnsiTheme="minorHAnsi" w:cstheme="minorHAnsi"/>
          <w:b w:val="0"/>
          <w:szCs w:val="24"/>
        </w:rPr>
        <w:t>Kurdilla</w:t>
      </w:r>
      <w:proofErr w:type="spellEnd"/>
      <w:r>
        <w:rPr>
          <w:rFonts w:asciiTheme="minorHAnsi" w:hAnsiTheme="minorHAnsi" w:cstheme="minorHAnsi"/>
          <w:b w:val="0"/>
          <w:szCs w:val="24"/>
        </w:rPr>
        <w:t xml:space="preserve"> (Safety Officer &amp; Technologist), Mark </w:t>
      </w:r>
      <w:proofErr w:type="spellStart"/>
      <w:r>
        <w:rPr>
          <w:rFonts w:asciiTheme="minorHAnsi" w:hAnsiTheme="minorHAnsi" w:cstheme="minorHAnsi"/>
          <w:b w:val="0"/>
          <w:szCs w:val="24"/>
        </w:rPr>
        <w:t>Vignone</w:t>
      </w:r>
      <w:proofErr w:type="spellEnd"/>
      <w:r>
        <w:rPr>
          <w:rFonts w:asciiTheme="minorHAnsi" w:hAnsiTheme="minorHAnsi" w:cstheme="minorHAnsi"/>
          <w:b w:val="0"/>
          <w:szCs w:val="24"/>
        </w:rPr>
        <w:t xml:space="preserve"> (Technologist), Dr. Timothy Keller (Technical Expert), Dr. Brad Mahon (CMU), Dr. Marc </w:t>
      </w:r>
      <w:proofErr w:type="spellStart"/>
      <w:r>
        <w:rPr>
          <w:rFonts w:asciiTheme="minorHAnsi" w:hAnsiTheme="minorHAnsi" w:cstheme="minorHAnsi"/>
          <w:b w:val="0"/>
          <w:szCs w:val="24"/>
        </w:rPr>
        <w:t>Coutanche</w:t>
      </w:r>
      <w:proofErr w:type="spellEnd"/>
      <w:r>
        <w:rPr>
          <w:rFonts w:asciiTheme="minorHAnsi" w:hAnsiTheme="minorHAnsi" w:cstheme="minorHAnsi"/>
          <w:b w:val="0"/>
          <w:szCs w:val="24"/>
        </w:rPr>
        <w:t xml:space="preserve"> (Pitt)</w:t>
      </w:r>
    </w:p>
    <w:p w14:paraId="193EB241" w14:textId="77777777" w:rsidR="004F3DB9" w:rsidRDefault="004F3DB9" w:rsidP="00D115BD">
      <w:pPr>
        <w:pStyle w:val="Heading2"/>
        <w:rPr>
          <w:ins w:id="117" w:author="John Pyles" w:date="2018-12-11T23:34:00Z"/>
        </w:rPr>
      </w:pPr>
      <w:bookmarkStart w:id="118" w:name="_Toc529201677"/>
    </w:p>
    <w:p w14:paraId="5DA9EDD1" w14:textId="36C0B078" w:rsidR="00EF6DB1" w:rsidRDefault="006955B2" w:rsidP="00D115BD">
      <w:pPr>
        <w:pStyle w:val="Heading2"/>
      </w:pPr>
      <w:bookmarkStart w:id="119" w:name="_Toc532337958"/>
      <w:r>
        <w:lastRenderedPageBreak/>
        <w:t>1.</w:t>
      </w:r>
      <w:ins w:id="120" w:author="John Pyles" w:date="2018-12-11T23:34:00Z">
        <w:r w:rsidR="00E448A1">
          <w:t>5</w:t>
        </w:r>
      </w:ins>
      <w:del w:id="121" w:author="John Pyles" w:date="2018-12-11T23:34:00Z">
        <w:r w:rsidDel="00E448A1">
          <w:delText>4</w:delText>
        </w:r>
      </w:del>
      <w:r>
        <w:tab/>
        <w:t>BRIDGE Center Organization</w:t>
      </w:r>
      <w:bookmarkEnd w:id="118"/>
      <w:bookmarkEnd w:id="119"/>
    </w:p>
    <w:p w14:paraId="5B154836" w14:textId="77777777" w:rsidR="00EF6DB1" w:rsidRDefault="006955B2">
      <w:pPr>
        <w:pStyle w:val="Title"/>
        <w:rPr>
          <w:rFonts w:asciiTheme="minorHAnsi" w:hAnsiTheme="minorHAnsi" w:cstheme="minorHAnsi"/>
          <w:b w:val="0"/>
          <w:szCs w:val="24"/>
        </w:rPr>
      </w:pPr>
      <w:r>
        <w:rPr>
          <w:noProof/>
        </w:rPr>
        <w:drawing>
          <wp:inline distT="0" distB="3175" distL="0" distR="4445" wp14:anchorId="06FEA847" wp14:editId="728A554D">
            <wp:extent cx="4796790" cy="6207760"/>
            <wp:effectExtent l="0" t="0" r="0" b="0"/>
            <wp:docPr id="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7"/>
                    <pic:cNvPicPr>
                      <a:picLocks noChangeAspect="1" noChangeArrowheads="1"/>
                    </pic:cNvPicPr>
                  </pic:nvPicPr>
                  <pic:blipFill>
                    <a:blip r:embed="rId26"/>
                    <a:stretch>
                      <a:fillRect/>
                    </a:stretch>
                  </pic:blipFill>
                  <pic:spPr bwMode="auto">
                    <a:xfrm>
                      <a:off x="0" y="0"/>
                      <a:ext cx="4796790" cy="6207760"/>
                    </a:xfrm>
                    <a:prstGeom prst="rect">
                      <a:avLst/>
                    </a:prstGeom>
                  </pic:spPr>
                </pic:pic>
              </a:graphicData>
            </a:graphic>
          </wp:inline>
        </w:drawing>
      </w:r>
    </w:p>
    <w:p w14:paraId="5A801EED" w14:textId="77777777" w:rsidR="00EF6DB1" w:rsidRDefault="00EF6DB1">
      <w:pPr>
        <w:rPr>
          <w:rFonts w:asciiTheme="minorHAnsi" w:hAnsiTheme="minorHAnsi" w:cstheme="minorHAnsi"/>
        </w:rPr>
      </w:pPr>
    </w:p>
    <w:p w14:paraId="002F45BD" w14:textId="47AC2B85" w:rsidR="00EF6DB1" w:rsidRDefault="006955B2">
      <w:r>
        <w:rPr>
          <w:rFonts w:asciiTheme="minorHAnsi" w:hAnsiTheme="minorHAnsi" w:cstheme="minorHAnsi"/>
        </w:rPr>
        <w:t xml:space="preserve">Two Co-Directors, one each from CMU and Pitt, appointed by their respective Senior Administrator oversee the BRIDGE Center. Policy decisions are vetted by an 8-person cross-institutional Steering Committee (6 voting members with faculty rank, 2 non-voting members), that are appointed on an annual basis with input from the user community. </w:t>
      </w:r>
    </w:p>
    <w:p w14:paraId="30931CC2" w14:textId="77777777" w:rsidR="00EF6DB1" w:rsidRDefault="006955B2">
      <w:pPr>
        <w:rPr>
          <w:rFonts w:asciiTheme="minorHAnsi" w:hAnsiTheme="minorHAnsi" w:cstheme="minorHAnsi"/>
          <w:sz w:val="28"/>
          <w:szCs w:val="28"/>
        </w:rPr>
      </w:pPr>
      <w:r>
        <w:br w:type="page"/>
      </w:r>
    </w:p>
    <w:p w14:paraId="16C301B1" w14:textId="6E3B548E" w:rsidR="00EF6DB1" w:rsidRDefault="006955B2" w:rsidP="00D115BD">
      <w:pPr>
        <w:pStyle w:val="Heading2"/>
      </w:pPr>
      <w:bookmarkStart w:id="122" w:name="_Toc529201678"/>
      <w:bookmarkStart w:id="123" w:name="_Toc532337959"/>
      <w:r>
        <w:lastRenderedPageBreak/>
        <w:t>1.</w:t>
      </w:r>
      <w:ins w:id="124" w:author="John Pyles" w:date="2018-12-11T23:34:00Z">
        <w:r w:rsidR="00E448A1">
          <w:t>6</w:t>
        </w:r>
      </w:ins>
      <w:del w:id="125" w:author="John Pyles" w:date="2018-12-11T23:34:00Z">
        <w:r w:rsidDel="00E448A1">
          <w:delText>5</w:delText>
        </w:r>
      </w:del>
      <w:r>
        <w:tab/>
        <w:t>Facilities</w:t>
      </w:r>
      <w:bookmarkEnd w:id="122"/>
      <w:bookmarkEnd w:id="123"/>
    </w:p>
    <w:p w14:paraId="5224A28A" w14:textId="77777777" w:rsidR="00EF6DB1" w:rsidRDefault="00EF6DB1">
      <w:pPr>
        <w:pStyle w:val="Default"/>
        <w:rPr>
          <w:rFonts w:asciiTheme="minorHAnsi" w:hAnsiTheme="minorHAnsi" w:cstheme="minorHAnsi"/>
        </w:rPr>
      </w:pPr>
    </w:p>
    <w:p w14:paraId="627C6DA9" w14:textId="77777777" w:rsidR="00EF6DB1" w:rsidRDefault="006955B2">
      <w:pPr>
        <w:outlineLvl w:val="0"/>
        <w:rPr>
          <w:rFonts w:asciiTheme="minorHAnsi" w:hAnsiTheme="minorHAnsi" w:cstheme="minorHAnsi"/>
          <w:b/>
          <w:bCs/>
          <w:i/>
          <w:sz w:val="28"/>
          <w:szCs w:val="28"/>
        </w:rPr>
      </w:pPr>
      <w:r>
        <w:rPr>
          <w:rFonts w:asciiTheme="minorHAnsi" w:hAnsiTheme="minorHAnsi" w:cstheme="minorHAnsi"/>
          <w:b/>
          <w:bCs/>
          <w:i/>
          <w:sz w:val="28"/>
          <w:szCs w:val="28"/>
        </w:rPr>
        <w:t>Wean Hall</w:t>
      </w:r>
    </w:p>
    <w:p w14:paraId="5A87CAF4" w14:textId="77777777" w:rsidR="00EF6DB1" w:rsidRDefault="00EF6DB1">
      <w:pPr>
        <w:outlineLvl w:val="0"/>
        <w:rPr>
          <w:rFonts w:asciiTheme="minorHAnsi" w:hAnsiTheme="minorHAnsi" w:cstheme="minorHAnsi"/>
          <w:bCs/>
          <w:u w:val="single"/>
        </w:rPr>
      </w:pPr>
    </w:p>
    <w:p w14:paraId="2681D553" w14:textId="77777777" w:rsidR="00EF6DB1" w:rsidRDefault="006955B2">
      <w:pPr>
        <w:outlineLvl w:val="0"/>
        <w:rPr>
          <w:rFonts w:asciiTheme="minorHAnsi" w:hAnsiTheme="minorHAnsi" w:cstheme="minorHAnsi"/>
          <w:bCs/>
          <w:u w:val="single"/>
        </w:rPr>
      </w:pPr>
      <w:r>
        <w:rPr>
          <w:rFonts w:asciiTheme="minorHAnsi" w:hAnsiTheme="minorHAnsi" w:cstheme="minorHAnsi"/>
          <w:bCs/>
          <w:u w:val="single"/>
        </w:rPr>
        <w:t xml:space="preserve">Siemens </w:t>
      </w:r>
      <w:proofErr w:type="spellStart"/>
      <w:r>
        <w:rPr>
          <w:rFonts w:asciiTheme="minorHAnsi" w:hAnsiTheme="minorHAnsi" w:cstheme="minorHAnsi"/>
          <w:bCs/>
          <w:u w:val="single"/>
        </w:rPr>
        <w:t>Verio</w:t>
      </w:r>
      <w:proofErr w:type="spellEnd"/>
      <w:r>
        <w:rPr>
          <w:rFonts w:asciiTheme="minorHAnsi" w:hAnsiTheme="minorHAnsi" w:cstheme="minorHAnsi"/>
          <w:bCs/>
          <w:u w:val="single"/>
        </w:rPr>
        <w:t xml:space="preserve"> 3T MRI Scanner</w:t>
      </w:r>
    </w:p>
    <w:p w14:paraId="5DE18D18" w14:textId="77777777" w:rsidR="00EF6DB1" w:rsidRDefault="006955B2">
      <w:pPr>
        <w:rPr>
          <w:rFonts w:asciiTheme="minorHAnsi" w:hAnsiTheme="minorHAnsi" w:cstheme="minorHAnsi"/>
        </w:rPr>
      </w:pPr>
      <w:r>
        <w:rPr>
          <w:rFonts w:asciiTheme="minorHAnsi" w:hAnsiTheme="minorHAnsi" w:cstheme="minorHAnsi"/>
        </w:rPr>
        <w:t xml:space="preserve">This is a large bore (70 cm) MR system that is designed to be more comfortable for special subject populations such as children, older subject populations, and individuals with Autism. Three head coils are available: 32 channel, 12 channel, and a transmit/receive birdcage. This scanner yields data with excellent signal to noise ratio, high stability, and excellent spatial resolution (2mm </w:t>
      </w:r>
      <w:proofErr w:type="spellStart"/>
      <w:r>
        <w:rPr>
          <w:rFonts w:asciiTheme="minorHAnsi" w:hAnsiTheme="minorHAnsi" w:cstheme="minorHAnsi"/>
        </w:rPr>
        <w:t>isovoxel</w:t>
      </w:r>
      <w:proofErr w:type="spellEnd"/>
      <w:r>
        <w:rPr>
          <w:rFonts w:asciiTheme="minorHAnsi" w:hAnsiTheme="minorHAnsi" w:cstheme="minorHAnsi"/>
        </w:rPr>
        <w:t xml:space="preserve"> in 2sec TR). Multi-band acceleration protocols using sequences from the Center for Magnetic Resonance Research (CMRR) at the Univ. of Minnesota (used in the Human Connectome Project) are implemented on the </w:t>
      </w:r>
      <w:proofErr w:type="spellStart"/>
      <w:r>
        <w:rPr>
          <w:rFonts w:asciiTheme="minorHAnsi" w:hAnsiTheme="minorHAnsi" w:cstheme="minorHAnsi"/>
        </w:rPr>
        <w:t>Verio</w:t>
      </w:r>
      <w:proofErr w:type="spellEnd"/>
      <w:r>
        <w:rPr>
          <w:rFonts w:asciiTheme="minorHAnsi" w:hAnsiTheme="minorHAnsi" w:cstheme="minorHAnsi"/>
        </w:rPr>
        <w:t xml:space="preserve"> to greatly reduce scan time while also increasing resolution in both BOLD and diffusion weighted EPI scans. </w:t>
      </w:r>
    </w:p>
    <w:p w14:paraId="30EEB78C" w14:textId="77777777" w:rsidR="00EF6DB1" w:rsidRDefault="00EF6DB1">
      <w:pPr>
        <w:rPr>
          <w:rFonts w:asciiTheme="minorHAnsi" w:hAnsiTheme="minorHAnsi" w:cstheme="minorHAnsi"/>
        </w:rPr>
      </w:pPr>
    </w:p>
    <w:p w14:paraId="510449EE" w14:textId="77777777" w:rsidR="00EF6DB1" w:rsidRDefault="006955B2">
      <w:pPr>
        <w:outlineLvl w:val="0"/>
        <w:rPr>
          <w:rFonts w:asciiTheme="minorHAnsi" w:hAnsiTheme="minorHAnsi" w:cstheme="minorHAnsi"/>
          <w:u w:val="single"/>
        </w:rPr>
      </w:pPr>
      <w:r>
        <w:rPr>
          <w:rFonts w:asciiTheme="minorHAnsi" w:hAnsiTheme="minorHAnsi" w:cstheme="minorHAnsi"/>
          <w:u w:val="single"/>
        </w:rPr>
        <w:t>Peripheral Equipment</w:t>
      </w:r>
    </w:p>
    <w:p w14:paraId="2C9501A9" w14:textId="77777777" w:rsidR="00EF6DB1" w:rsidRDefault="006955B2">
      <w:pPr>
        <w:rPr>
          <w:rFonts w:asciiTheme="minorHAnsi" w:hAnsiTheme="minorHAnsi" w:cstheme="minorHAnsi"/>
          <w:i/>
        </w:rPr>
      </w:pPr>
      <w:r>
        <w:rPr>
          <w:rFonts w:asciiTheme="minorHAnsi" w:hAnsiTheme="minorHAnsi" w:cstheme="minorHAnsi"/>
          <w:i/>
        </w:rPr>
        <w:t>Detailed descriptions and how-to guides for peripherals can be found in the Peripheral Equipment Guide.</w:t>
      </w:r>
    </w:p>
    <w:p w14:paraId="6B6D6DD5"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 xml:space="preserve">Cambridge Research </w:t>
      </w:r>
      <w:proofErr w:type="spellStart"/>
      <w:r>
        <w:rPr>
          <w:rFonts w:asciiTheme="minorHAnsi" w:hAnsiTheme="minorHAnsi" w:cstheme="minorHAnsi"/>
        </w:rPr>
        <w:t>BOLDScreen</w:t>
      </w:r>
      <w:proofErr w:type="spellEnd"/>
      <w:r>
        <w:rPr>
          <w:rFonts w:asciiTheme="minorHAnsi" w:hAnsiTheme="minorHAnsi" w:cstheme="minorHAnsi"/>
        </w:rPr>
        <w:t xml:space="preserve"> MR compatible high-resolution 24 inch LCD visual display</w:t>
      </w:r>
    </w:p>
    <w:p w14:paraId="601B827B"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DLP Projector (for use with ASL eye-tracker)</w:t>
      </w:r>
    </w:p>
    <w:p w14:paraId="1A699D80" w14:textId="77777777" w:rsidR="00EF6DB1" w:rsidRDefault="006955B2">
      <w:pPr>
        <w:pStyle w:val="ListParagraph"/>
        <w:numPr>
          <w:ilvl w:val="0"/>
          <w:numId w:val="3"/>
        </w:numPr>
        <w:rPr>
          <w:rFonts w:asciiTheme="minorHAnsi" w:hAnsiTheme="minorHAnsi" w:cstheme="minorHAnsi"/>
        </w:rPr>
      </w:pPr>
      <w:proofErr w:type="spellStart"/>
      <w:r>
        <w:rPr>
          <w:rFonts w:asciiTheme="minorHAnsi" w:hAnsiTheme="minorHAnsi" w:cstheme="minorHAnsi"/>
        </w:rPr>
        <w:t>Sensimetrics</w:t>
      </w:r>
      <w:proofErr w:type="spellEnd"/>
      <w:r>
        <w:rPr>
          <w:rFonts w:asciiTheme="minorHAnsi" w:hAnsiTheme="minorHAnsi" w:cstheme="minorHAnsi"/>
        </w:rPr>
        <w:t xml:space="preserve"> S15 high-quality MR compatible audio system</w:t>
      </w:r>
    </w:p>
    <w:p w14:paraId="60CBF1CB"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ASL Eye-tracker</w:t>
      </w:r>
    </w:p>
    <w:p w14:paraId="0B07DEBA"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Siemens physiological monitoring (heart-rate and respiration) synchronized with BOLD protocols</w:t>
      </w:r>
    </w:p>
    <w:p w14:paraId="47F84137"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PST Response Gloves</w:t>
      </w:r>
    </w:p>
    <w:p w14:paraId="19EAA4F0"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Other response pads</w:t>
      </w:r>
    </w:p>
    <w:p w14:paraId="59C64960" w14:textId="77777777" w:rsidR="00EF6DB1" w:rsidRDefault="00EF6DB1">
      <w:pPr>
        <w:rPr>
          <w:rFonts w:asciiTheme="minorHAnsi" w:hAnsiTheme="minorHAnsi" w:cstheme="minorHAnsi"/>
        </w:rPr>
      </w:pPr>
    </w:p>
    <w:p w14:paraId="26F9DEF0" w14:textId="77777777" w:rsidR="00EF6DB1" w:rsidRDefault="006955B2">
      <w:pPr>
        <w:outlineLvl w:val="0"/>
        <w:rPr>
          <w:rFonts w:asciiTheme="minorHAnsi" w:hAnsiTheme="minorHAnsi" w:cstheme="minorHAnsi"/>
          <w:u w:val="single"/>
        </w:rPr>
      </w:pPr>
      <w:r>
        <w:rPr>
          <w:rFonts w:asciiTheme="minorHAnsi" w:hAnsiTheme="minorHAnsi" w:cstheme="minorHAnsi"/>
          <w:u w:val="single"/>
        </w:rPr>
        <w:t>MR Suite</w:t>
      </w:r>
    </w:p>
    <w:p w14:paraId="5AEA68B7"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Waiting room (four seats)</w:t>
      </w:r>
    </w:p>
    <w:p w14:paraId="6DC011EA"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Custom mock scanner with head tracking</w:t>
      </w:r>
    </w:p>
    <w:p w14:paraId="7C7C2B40"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Large testing room</w:t>
      </w:r>
    </w:p>
    <w:p w14:paraId="42943029"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Small testing room</w:t>
      </w:r>
    </w:p>
    <w:p w14:paraId="4A085CC0" w14:textId="77777777" w:rsidR="00EF6DB1" w:rsidRDefault="00EF6DB1">
      <w:pPr>
        <w:rPr>
          <w:rFonts w:asciiTheme="minorHAnsi" w:hAnsiTheme="minorHAnsi" w:cstheme="minorHAnsi"/>
        </w:rPr>
      </w:pPr>
    </w:p>
    <w:p w14:paraId="3DDB1302" w14:textId="77777777" w:rsidR="00EF6DB1" w:rsidRDefault="00EF6DB1">
      <w:pPr>
        <w:pStyle w:val="Default"/>
        <w:rPr>
          <w:rFonts w:asciiTheme="minorHAnsi" w:hAnsiTheme="minorHAnsi" w:cstheme="minorHAnsi"/>
        </w:rPr>
      </w:pPr>
    </w:p>
    <w:p w14:paraId="187504BA" w14:textId="77777777" w:rsidR="00EF6DB1" w:rsidRDefault="006955B2">
      <w:pPr>
        <w:pStyle w:val="Default"/>
        <w:outlineLvl w:val="0"/>
        <w:rPr>
          <w:rFonts w:asciiTheme="minorHAnsi" w:hAnsiTheme="minorHAnsi" w:cstheme="minorHAnsi"/>
          <w:b/>
          <w:bCs/>
          <w:i/>
          <w:sz w:val="28"/>
          <w:szCs w:val="28"/>
        </w:rPr>
      </w:pPr>
      <w:r>
        <w:rPr>
          <w:rFonts w:asciiTheme="minorHAnsi" w:hAnsiTheme="minorHAnsi" w:cstheme="minorHAnsi"/>
          <w:b/>
          <w:bCs/>
          <w:i/>
          <w:sz w:val="28"/>
          <w:szCs w:val="28"/>
        </w:rPr>
        <w:t>Mellon Institute (to open spring 2019)</w:t>
      </w:r>
    </w:p>
    <w:p w14:paraId="5C43149B" w14:textId="77777777" w:rsidR="00EF6DB1" w:rsidRDefault="00EF6DB1">
      <w:pPr>
        <w:pStyle w:val="Default"/>
        <w:rPr>
          <w:rFonts w:asciiTheme="minorHAnsi" w:hAnsiTheme="minorHAnsi" w:cstheme="minorHAnsi"/>
          <w:b/>
          <w:bCs/>
          <w:i/>
          <w:sz w:val="28"/>
          <w:szCs w:val="28"/>
        </w:rPr>
      </w:pPr>
    </w:p>
    <w:p w14:paraId="147A71A0" w14:textId="330E63B6" w:rsidR="00EF6DB1" w:rsidRDefault="006955B2">
      <w:pPr>
        <w:pStyle w:val="Default"/>
        <w:rPr>
          <w:rFonts w:hint="eastAsia"/>
        </w:rPr>
      </w:pPr>
      <w:r>
        <w:rPr>
          <w:rFonts w:asciiTheme="minorHAnsi" w:hAnsiTheme="minorHAnsi" w:cstheme="minorHAnsi"/>
        </w:rPr>
        <w:t xml:space="preserve">This system is a smaller bore system (60cm) that is equipped with Connectome-level gradients operating at 80mT/m. The Prisma system features new electronics including GPU based image reconstruction, 128 input channels, and optical digital-in/digital-out Direct RF. This scanner has become the standard for high quality MRI research with exceptional performance, stability, and data quality. A variety of coils are available including 20, 32, and 64 channel head and neck receive only coils, a transmit/receive birdcage coil, and a variety of standard RF coils for imaging of the spine and body. Peripheral equipment for fMRI will match the </w:t>
      </w:r>
      <w:proofErr w:type="spellStart"/>
      <w:r>
        <w:rPr>
          <w:rFonts w:asciiTheme="minorHAnsi" w:hAnsiTheme="minorHAnsi" w:cstheme="minorHAnsi"/>
        </w:rPr>
        <w:t>Verio</w:t>
      </w:r>
      <w:proofErr w:type="spellEnd"/>
      <w:r>
        <w:rPr>
          <w:rFonts w:asciiTheme="minorHAnsi" w:hAnsiTheme="minorHAnsi" w:cstheme="minorHAnsi"/>
        </w:rPr>
        <w:t xml:space="preserve"> system, with the addition of a high performance eye-tracker, and additional physiological monitoring capabilities. </w:t>
      </w:r>
    </w:p>
    <w:p w14:paraId="3865CF82" w14:textId="22E4C3D6" w:rsidR="00EF6DB1" w:rsidDel="00255E2D" w:rsidRDefault="00EF6DB1">
      <w:pPr>
        <w:outlineLvl w:val="0"/>
        <w:rPr>
          <w:del w:id="126" w:author="John Pyles" w:date="2018-12-11T23:00:00Z"/>
          <w:rFonts w:asciiTheme="minorHAnsi" w:hAnsiTheme="minorHAnsi" w:cstheme="minorHAnsi"/>
          <w:b/>
          <w:bCs/>
          <w:color w:val="333333"/>
          <w:spacing w:val="5"/>
          <w:sz w:val="36"/>
          <w:szCs w:val="36"/>
        </w:rPr>
      </w:pPr>
    </w:p>
    <w:p w14:paraId="34D67389" w14:textId="77777777" w:rsidR="00EF6DB1" w:rsidRDefault="006955B2" w:rsidP="00D115BD">
      <w:pPr>
        <w:pStyle w:val="Heading1"/>
      </w:pPr>
      <w:bookmarkStart w:id="127" w:name="_Toc532337960"/>
      <w:r>
        <w:t>SECTION 2: POLICIES AND PROCEDURES</w:t>
      </w:r>
      <w:bookmarkEnd w:id="127"/>
    </w:p>
    <w:p w14:paraId="221B2949" w14:textId="467C6341" w:rsidR="00EF6DB1" w:rsidDel="0060227C" w:rsidRDefault="00EF6DB1">
      <w:pPr>
        <w:outlineLvl w:val="0"/>
        <w:rPr>
          <w:del w:id="128" w:author="John Pyles" w:date="2018-12-11T23:10:00Z"/>
          <w:rFonts w:asciiTheme="minorHAnsi" w:hAnsiTheme="minorHAnsi" w:cstheme="minorHAnsi"/>
          <w:b/>
          <w:sz w:val="28"/>
          <w:szCs w:val="28"/>
        </w:rPr>
      </w:pPr>
    </w:p>
    <w:p w14:paraId="070B992F" w14:textId="77777777" w:rsidR="00EF6DB1" w:rsidRDefault="00EF6DB1">
      <w:pPr>
        <w:outlineLvl w:val="0"/>
        <w:rPr>
          <w:rFonts w:asciiTheme="minorHAnsi" w:hAnsiTheme="minorHAnsi" w:cstheme="minorHAnsi"/>
          <w:b/>
          <w:sz w:val="28"/>
          <w:szCs w:val="28"/>
        </w:rPr>
      </w:pPr>
    </w:p>
    <w:p w14:paraId="6300545F" w14:textId="36BCA5C7" w:rsidR="00EF6DB1" w:rsidRDefault="006955B2" w:rsidP="00D115BD">
      <w:pPr>
        <w:pStyle w:val="Heading2"/>
        <w:rPr>
          <w:rFonts w:eastAsia="Times"/>
        </w:rPr>
      </w:pPr>
      <w:bookmarkStart w:id="129" w:name="_Toc532337961"/>
      <w:r>
        <w:t>2.1</w:t>
      </w:r>
      <w:r>
        <w:tab/>
        <w:t>Getting Started at the CMU</w:t>
      </w:r>
      <w:r w:rsidR="00353856">
        <w:t>-Pitt</w:t>
      </w:r>
      <w:r>
        <w:t xml:space="preserve"> BRIDGE Center</w:t>
      </w:r>
      <w:bookmarkEnd w:id="129"/>
    </w:p>
    <w:p w14:paraId="1EB1B879" w14:textId="77777777" w:rsidR="00EF6DB1" w:rsidRDefault="00EF6DB1">
      <w:pPr>
        <w:pStyle w:val="Title"/>
        <w:jc w:val="left"/>
        <w:rPr>
          <w:rFonts w:asciiTheme="minorHAnsi" w:hAnsiTheme="minorHAnsi" w:cstheme="minorHAnsi"/>
          <w:sz w:val="28"/>
          <w:szCs w:val="28"/>
        </w:rPr>
      </w:pPr>
    </w:p>
    <w:p w14:paraId="22FECC61" w14:textId="0828DEF5" w:rsidR="00EF6DB1" w:rsidRDefault="006955B2">
      <w:pPr>
        <w:pStyle w:val="Title"/>
        <w:jc w:val="left"/>
        <w:rPr>
          <w:rFonts w:asciiTheme="minorHAnsi" w:hAnsiTheme="minorHAnsi" w:cstheme="minorHAnsi"/>
          <w:b w:val="0"/>
          <w:szCs w:val="24"/>
        </w:rPr>
      </w:pPr>
      <w:r>
        <w:rPr>
          <w:rFonts w:asciiTheme="minorHAnsi" w:hAnsiTheme="minorHAnsi" w:cstheme="minorHAnsi"/>
          <w:b w:val="0"/>
          <w:szCs w:val="24"/>
        </w:rPr>
        <w:t xml:space="preserve">Below are the steps for a </w:t>
      </w:r>
      <w:r>
        <w:rPr>
          <w:rFonts w:asciiTheme="minorHAnsi" w:hAnsiTheme="minorHAnsi" w:cstheme="minorHAnsi"/>
          <w:b w:val="0"/>
          <w:szCs w:val="24"/>
          <w:u w:val="single"/>
        </w:rPr>
        <w:t>new investigator</w:t>
      </w:r>
      <w:r w:rsidR="00DF2FA2">
        <w:rPr>
          <w:rFonts w:asciiTheme="minorHAnsi" w:hAnsiTheme="minorHAnsi" w:cstheme="minorHAnsi"/>
          <w:b w:val="0"/>
          <w:szCs w:val="24"/>
          <w:u w:val="single"/>
        </w:rPr>
        <w:t xml:space="preserve"> who has not previously conducted a study at</w:t>
      </w:r>
      <w:r w:rsidR="00DF2FA2" w:rsidRPr="0060227C">
        <w:rPr>
          <w:rFonts w:asciiTheme="minorHAnsi" w:hAnsiTheme="minorHAnsi" w:cstheme="minorHAnsi"/>
          <w:b w:val="0"/>
          <w:szCs w:val="24"/>
          <w:rPrChange w:id="130" w:author="John Pyles" w:date="2018-12-11T23:03:00Z">
            <w:rPr>
              <w:rFonts w:asciiTheme="minorHAnsi" w:hAnsiTheme="minorHAnsi" w:cstheme="minorHAnsi"/>
              <w:b w:val="0"/>
              <w:szCs w:val="24"/>
              <w:u w:val="single"/>
            </w:rPr>
          </w:rPrChange>
        </w:rPr>
        <w:t xml:space="preserve"> </w:t>
      </w:r>
      <w:r>
        <w:rPr>
          <w:rFonts w:asciiTheme="minorHAnsi" w:hAnsiTheme="minorHAnsi" w:cstheme="minorHAnsi"/>
          <w:b w:val="0"/>
          <w:szCs w:val="24"/>
        </w:rPr>
        <w:t>the BRIDGE Center</w:t>
      </w:r>
      <w:ins w:id="131" w:author="John Pyles" w:date="2018-12-11T22:59:00Z">
        <w:r w:rsidR="00255E2D">
          <w:rPr>
            <w:rFonts w:asciiTheme="minorHAnsi" w:hAnsiTheme="minorHAnsi" w:cstheme="minorHAnsi"/>
            <w:b w:val="0"/>
            <w:szCs w:val="24"/>
          </w:rPr>
          <w:t xml:space="preserve">. </w:t>
        </w:r>
      </w:ins>
      <w:ins w:id="132" w:author="John Pyles" w:date="2018-12-11T23:03:00Z">
        <w:r w:rsidR="0060227C" w:rsidRPr="0060227C">
          <w:rPr>
            <w:rFonts w:asciiTheme="minorHAnsi" w:hAnsiTheme="minorHAnsi" w:cstheme="minorHAnsi"/>
            <w:b w:val="0"/>
            <w:i/>
            <w:szCs w:val="24"/>
            <w:rPrChange w:id="133" w:author="John Pyles" w:date="2018-12-11T23:04:00Z">
              <w:rPr>
                <w:rFonts w:asciiTheme="minorHAnsi" w:hAnsiTheme="minorHAnsi" w:cstheme="minorHAnsi"/>
                <w:b w:val="0"/>
                <w:szCs w:val="24"/>
              </w:rPr>
            </w:rPrChange>
          </w:rPr>
          <w:t xml:space="preserve">Due to the </w:t>
        </w:r>
      </w:ins>
      <w:ins w:id="134" w:author="John Pyles" w:date="2018-12-11T23:04:00Z">
        <w:r w:rsidR="0060227C" w:rsidRPr="0060227C">
          <w:rPr>
            <w:rFonts w:asciiTheme="minorHAnsi" w:hAnsiTheme="minorHAnsi" w:cstheme="minorHAnsi"/>
            <w:b w:val="0"/>
            <w:i/>
            <w:szCs w:val="24"/>
            <w:rPrChange w:id="135" w:author="John Pyles" w:date="2018-12-11T23:04:00Z">
              <w:rPr>
                <w:rFonts w:asciiTheme="minorHAnsi" w:hAnsiTheme="minorHAnsi" w:cstheme="minorHAnsi"/>
                <w:b w:val="0"/>
                <w:szCs w:val="24"/>
              </w:rPr>
            </w:rPrChange>
          </w:rPr>
          <w:t>current legal agreement between Pitt and CMU governing the BRIDGE Center, there are differences in procedures depending on if the PI and lab are at Pitt or CMU.</w:t>
        </w:r>
      </w:ins>
      <w:del w:id="136" w:author="John Pyles" w:date="2018-12-11T22:59:00Z">
        <w:r w:rsidRPr="0060227C" w:rsidDel="00255E2D">
          <w:rPr>
            <w:rFonts w:asciiTheme="minorHAnsi" w:hAnsiTheme="minorHAnsi" w:cstheme="minorHAnsi"/>
            <w:b w:val="0"/>
            <w:i/>
            <w:szCs w:val="24"/>
            <w:rPrChange w:id="137" w:author="John Pyles" w:date="2018-12-11T23:04:00Z">
              <w:rPr>
                <w:rFonts w:asciiTheme="minorHAnsi" w:hAnsiTheme="minorHAnsi" w:cstheme="minorHAnsi"/>
                <w:b w:val="0"/>
                <w:szCs w:val="24"/>
              </w:rPr>
            </w:rPrChange>
          </w:rPr>
          <w:delText>:</w:delText>
        </w:r>
      </w:del>
      <w:r>
        <w:rPr>
          <w:rFonts w:asciiTheme="minorHAnsi" w:hAnsiTheme="minorHAnsi" w:cstheme="minorHAnsi"/>
          <w:b w:val="0"/>
          <w:szCs w:val="24"/>
        </w:rPr>
        <w:t xml:space="preserve"> </w:t>
      </w:r>
    </w:p>
    <w:p w14:paraId="23F37796" w14:textId="0E6B8327" w:rsidR="00EF6DB1" w:rsidRDefault="00EF6DB1">
      <w:pPr>
        <w:pStyle w:val="Title"/>
        <w:jc w:val="left"/>
        <w:rPr>
          <w:ins w:id="138" w:author="John Pyles" w:date="2018-12-11T23:04:00Z"/>
          <w:rFonts w:asciiTheme="minorHAnsi" w:hAnsiTheme="minorHAnsi" w:cstheme="minorHAnsi"/>
          <w:b w:val="0"/>
          <w:szCs w:val="24"/>
        </w:rPr>
      </w:pPr>
    </w:p>
    <w:p w14:paraId="4D932D48" w14:textId="1659F994" w:rsidR="0060227C" w:rsidRPr="0060227C" w:rsidRDefault="0060227C">
      <w:pPr>
        <w:pStyle w:val="Title"/>
        <w:jc w:val="left"/>
        <w:rPr>
          <w:ins w:id="139" w:author="John Pyles" w:date="2018-12-11T23:04:00Z"/>
          <w:rFonts w:asciiTheme="minorHAnsi" w:hAnsiTheme="minorHAnsi" w:cstheme="minorHAnsi"/>
          <w:i/>
          <w:sz w:val="28"/>
          <w:szCs w:val="28"/>
          <w:rPrChange w:id="140" w:author="John Pyles" w:date="2018-12-11T23:12:00Z">
            <w:rPr>
              <w:ins w:id="141" w:author="John Pyles" w:date="2018-12-11T23:04:00Z"/>
              <w:rFonts w:asciiTheme="minorHAnsi" w:hAnsiTheme="minorHAnsi" w:cstheme="minorHAnsi"/>
              <w:b w:val="0"/>
              <w:szCs w:val="24"/>
            </w:rPr>
          </w:rPrChange>
        </w:rPr>
      </w:pPr>
      <w:ins w:id="142" w:author="John Pyles" w:date="2018-12-11T23:04:00Z">
        <w:r w:rsidRPr="0060227C">
          <w:rPr>
            <w:rFonts w:asciiTheme="minorHAnsi" w:hAnsiTheme="minorHAnsi" w:cstheme="minorHAnsi"/>
            <w:i/>
            <w:sz w:val="28"/>
            <w:szCs w:val="28"/>
            <w:rPrChange w:id="143" w:author="John Pyles" w:date="2018-12-11T23:12:00Z">
              <w:rPr>
                <w:rFonts w:asciiTheme="minorHAnsi" w:hAnsiTheme="minorHAnsi" w:cstheme="minorHAnsi"/>
                <w:b w:val="0"/>
                <w:szCs w:val="24"/>
              </w:rPr>
            </w:rPrChange>
          </w:rPr>
          <w:t xml:space="preserve">For </w:t>
        </w:r>
      </w:ins>
      <w:ins w:id="144" w:author="John Pyles" w:date="2018-12-11T23:05:00Z">
        <w:r w:rsidRPr="0060227C">
          <w:rPr>
            <w:rFonts w:asciiTheme="minorHAnsi" w:hAnsiTheme="minorHAnsi" w:cstheme="minorHAnsi"/>
            <w:i/>
            <w:sz w:val="28"/>
            <w:szCs w:val="28"/>
            <w:rPrChange w:id="145" w:author="John Pyles" w:date="2018-12-11T23:12:00Z">
              <w:rPr>
                <w:rFonts w:asciiTheme="minorHAnsi" w:hAnsiTheme="minorHAnsi" w:cstheme="minorHAnsi"/>
                <w:i/>
                <w:szCs w:val="24"/>
              </w:rPr>
            </w:rPrChange>
          </w:rPr>
          <w:t>CMU</w:t>
        </w:r>
        <w:r w:rsidRPr="0060227C">
          <w:rPr>
            <w:rFonts w:asciiTheme="minorHAnsi" w:hAnsiTheme="minorHAnsi" w:cstheme="minorHAnsi"/>
            <w:i/>
            <w:sz w:val="28"/>
            <w:szCs w:val="28"/>
            <w:rPrChange w:id="146" w:author="John Pyles" w:date="2018-12-11T23:12:00Z">
              <w:rPr>
                <w:rFonts w:asciiTheme="minorHAnsi" w:hAnsiTheme="minorHAnsi" w:cstheme="minorHAnsi"/>
                <w:b w:val="0"/>
                <w:szCs w:val="24"/>
              </w:rPr>
            </w:rPrChange>
          </w:rPr>
          <w:t xml:space="preserve"> PIs:</w:t>
        </w:r>
      </w:ins>
    </w:p>
    <w:p w14:paraId="074F75EC" w14:textId="77777777" w:rsidR="0060227C" w:rsidRDefault="0060227C">
      <w:pPr>
        <w:pStyle w:val="Title"/>
        <w:jc w:val="left"/>
        <w:rPr>
          <w:rFonts w:asciiTheme="minorHAnsi" w:hAnsiTheme="minorHAnsi" w:cstheme="minorHAnsi"/>
          <w:b w:val="0"/>
          <w:szCs w:val="24"/>
        </w:rPr>
      </w:pPr>
    </w:p>
    <w:p w14:paraId="4E3F80DF" w14:textId="6B1B4D73" w:rsidR="00EF6DB1" w:rsidRDefault="006955B2">
      <w:pPr>
        <w:pStyle w:val="Title"/>
        <w:numPr>
          <w:ilvl w:val="0"/>
          <w:numId w:val="2"/>
        </w:numPr>
        <w:jc w:val="left"/>
      </w:pPr>
      <w:r>
        <w:rPr>
          <w:rFonts w:asciiTheme="minorHAnsi" w:hAnsiTheme="minorHAnsi" w:cstheme="minorHAnsi"/>
          <w:b w:val="0"/>
          <w:szCs w:val="24"/>
        </w:rPr>
        <w:t>Contact the Scientific Operations Director, John Pyles (</w:t>
      </w:r>
      <w:hyperlink r:id="rId27">
        <w:r>
          <w:rPr>
            <w:rStyle w:val="InternetLink"/>
            <w:rFonts w:asciiTheme="minorHAnsi" w:hAnsiTheme="minorHAnsi" w:cstheme="minorHAnsi"/>
            <w:b w:val="0"/>
            <w:szCs w:val="24"/>
          </w:rPr>
          <w:t>jpyles@cmu.edu</w:t>
        </w:r>
      </w:hyperlink>
      <w:r>
        <w:rPr>
          <w:rFonts w:asciiTheme="minorHAnsi" w:hAnsiTheme="minorHAnsi" w:cstheme="minorHAnsi"/>
          <w:b w:val="0"/>
          <w:szCs w:val="24"/>
        </w:rPr>
        <w:t>) to setup an introductory meeting and tour</w:t>
      </w:r>
      <w:ins w:id="147" w:author="John Pyles" w:date="2018-12-11T23:13:00Z">
        <w:r w:rsidR="00530A0B">
          <w:rPr>
            <w:rFonts w:asciiTheme="minorHAnsi" w:hAnsiTheme="minorHAnsi" w:cstheme="minorHAnsi"/>
            <w:b w:val="0"/>
            <w:szCs w:val="24"/>
          </w:rPr>
          <w:t>, and optional</w:t>
        </w:r>
      </w:ins>
      <w:del w:id="148" w:author="John Pyles" w:date="2018-12-11T23:13:00Z">
        <w:r w:rsidDel="00530A0B">
          <w:rPr>
            <w:rFonts w:asciiTheme="minorHAnsi" w:hAnsiTheme="minorHAnsi" w:cstheme="minorHAnsi"/>
            <w:b w:val="0"/>
            <w:szCs w:val="24"/>
          </w:rPr>
          <w:delText>. Introductory</w:delText>
        </w:r>
      </w:del>
      <w:r>
        <w:rPr>
          <w:rFonts w:asciiTheme="minorHAnsi" w:hAnsiTheme="minorHAnsi" w:cstheme="minorHAnsi"/>
          <w:b w:val="0"/>
          <w:szCs w:val="24"/>
        </w:rPr>
        <w:t xml:space="preserve"> meetin</w:t>
      </w:r>
      <w:ins w:id="149" w:author="John Pyles" w:date="2018-12-11T23:13:00Z">
        <w:r w:rsidR="00530A0B">
          <w:rPr>
            <w:rFonts w:asciiTheme="minorHAnsi" w:hAnsiTheme="minorHAnsi" w:cstheme="minorHAnsi"/>
            <w:b w:val="0"/>
            <w:szCs w:val="24"/>
          </w:rPr>
          <w:t>g</w:t>
        </w:r>
      </w:ins>
      <w:del w:id="150" w:author="John Pyles" w:date="2018-12-11T23:13:00Z">
        <w:r w:rsidDel="00530A0B">
          <w:rPr>
            <w:rFonts w:asciiTheme="minorHAnsi" w:hAnsiTheme="minorHAnsi" w:cstheme="minorHAnsi"/>
            <w:b w:val="0"/>
            <w:szCs w:val="24"/>
          </w:rPr>
          <w:delText>gs</w:delText>
        </w:r>
      </w:del>
      <w:r>
        <w:rPr>
          <w:rFonts w:asciiTheme="minorHAnsi" w:hAnsiTheme="minorHAnsi" w:cstheme="minorHAnsi"/>
          <w:b w:val="0"/>
          <w:szCs w:val="24"/>
        </w:rPr>
        <w:t xml:space="preserve"> with the Co-Directors</w:t>
      </w:r>
      <w:del w:id="151" w:author="John Pyles" w:date="2018-12-11T23:13:00Z">
        <w:r w:rsidDel="00530A0B">
          <w:rPr>
            <w:rFonts w:asciiTheme="minorHAnsi" w:hAnsiTheme="minorHAnsi" w:cstheme="minorHAnsi"/>
            <w:b w:val="0"/>
            <w:szCs w:val="24"/>
          </w:rPr>
          <w:delText xml:space="preserve"> can also be arranged</w:delText>
        </w:r>
      </w:del>
      <w:r>
        <w:rPr>
          <w:rFonts w:asciiTheme="minorHAnsi" w:hAnsiTheme="minorHAnsi" w:cstheme="minorHAnsi"/>
          <w:b w:val="0"/>
          <w:szCs w:val="24"/>
        </w:rPr>
        <w:t>.</w:t>
      </w:r>
    </w:p>
    <w:p w14:paraId="753FBA82" w14:textId="77777777" w:rsidR="00EF6DB1" w:rsidRDefault="00EF6DB1">
      <w:pPr>
        <w:pStyle w:val="Title"/>
        <w:ind w:left="720"/>
        <w:jc w:val="left"/>
        <w:rPr>
          <w:rFonts w:asciiTheme="minorHAnsi" w:hAnsiTheme="minorHAnsi" w:cstheme="minorHAnsi"/>
          <w:b w:val="0"/>
          <w:szCs w:val="24"/>
        </w:rPr>
      </w:pPr>
    </w:p>
    <w:p w14:paraId="28E302B7" w14:textId="77777777"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Read this Policies and Procedures Manual thoroughly.</w:t>
      </w:r>
    </w:p>
    <w:p w14:paraId="27EBF921" w14:textId="77777777" w:rsidR="00EF6DB1" w:rsidRDefault="00EF6DB1">
      <w:pPr>
        <w:pStyle w:val="Title"/>
        <w:ind w:left="720"/>
        <w:jc w:val="left"/>
        <w:rPr>
          <w:rFonts w:asciiTheme="minorHAnsi" w:hAnsiTheme="minorHAnsi" w:cstheme="minorHAnsi"/>
          <w:b w:val="0"/>
          <w:szCs w:val="24"/>
        </w:rPr>
      </w:pPr>
    </w:p>
    <w:p w14:paraId="22C127E1" w14:textId="297962AE"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Complete a Project Registration Application for your project</w:t>
      </w:r>
      <w:ins w:id="152" w:author="John Pyles" w:date="2018-12-11T23:08:00Z">
        <w:r w:rsidR="0060227C">
          <w:rPr>
            <w:rFonts w:asciiTheme="minorHAnsi" w:hAnsiTheme="minorHAnsi" w:cstheme="minorHAnsi"/>
            <w:b w:val="0"/>
            <w:szCs w:val="24"/>
          </w:rPr>
          <w:t xml:space="preserve"> (described in Section 2.2)</w:t>
        </w:r>
      </w:ins>
      <w:r>
        <w:rPr>
          <w:rFonts w:asciiTheme="minorHAnsi" w:hAnsiTheme="minorHAnsi" w:cstheme="minorHAnsi"/>
          <w:b w:val="0"/>
          <w:szCs w:val="24"/>
        </w:rPr>
        <w:t xml:space="preserve">. </w:t>
      </w:r>
    </w:p>
    <w:p w14:paraId="6723A1C0" w14:textId="7879AC96" w:rsidR="00EF6DB1" w:rsidRDefault="006955B2">
      <w:pPr>
        <w:pStyle w:val="Title"/>
        <w:ind w:left="1440"/>
        <w:jc w:val="left"/>
        <w:rPr>
          <w:ins w:id="153" w:author="John Pyles" w:date="2018-12-11T23:06:00Z"/>
          <w:rFonts w:asciiTheme="minorHAnsi" w:hAnsiTheme="minorHAnsi" w:cstheme="minorHAnsi"/>
          <w:b w:val="0"/>
          <w:szCs w:val="24"/>
        </w:rPr>
      </w:pPr>
      <w:r>
        <w:rPr>
          <w:rFonts w:asciiTheme="minorHAnsi" w:hAnsiTheme="minorHAnsi" w:cstheme="minorHAnsi"/>
          <w:b w:val="0"/>
          <w:i/>
          <w:szCs w:val="24"/>
        </w:rPr>
        <w:t xml:space="preserve">Note: </w:t>
      </w:r>
      <w:r>
        <w:rPr>
          <w:rFonts w:asciiTheme="minorHAnsi" w:hAnsiTheme="minorHAnsi" w:cstheme="minorHAnsi"/>
          <w:b w:val="0"/>
          <w:szCs w:val="24"/>
        </w:rPr>
        <w:t xml:space="preserve">The Scientific Operations Director is available for consultation regarding your project before you submit your application. </w:t>
      </w:r>
    </w:p>
    <w:p w14:paraId="6EDEF9D7" w14:textId="7B2396FA" w:rsidR="0060227C" w:rsidRDefault="0060227C">
      <w:pPr>
        <w:pStyle w:val="Title"/>
        <w:ind w:left="1440"/>
        <w:jc w:val="left"/>
        <w:rPr>
          <w:ins w:id="154" w:author="John Pyles" w:date="2018-12-11T23:06:00Z"/>
          <w:rFonts w:asciiTheme="minorHAnsi" w:hAnsiTheme="minorHAnsi" w:cstheme="minorHAnsi"/>
          <w:b w:val="0"/>
          <w:szCs w:val="24"/>
        </w:rPr>
      </w:pPr>
    </w:p>
    <w:p w14:paraId="1F63E7FD" w14:textId="2CA0FF34" w:rsidR="0060227C" w:rsidRDefault="0060227C" w:rsidP="0060227C">
      <w:pPr>
        <w:pStyle w:val="Title"/>
        <w:numPr>
          <w:ilvl w:val="0"/>
          <w:numId w:val="2"/>
        </w:numPr>
        <w:jc w:val="left"/>
        <w:rPr>
          <w:ins w:id="155" w:author="John Pyles" w:date="2018-12-11T23:07:00Z"/>
          <w:rFonts w:asciiTheme="minorHAnsi" w:hAnsiTheme="minorHAnsi" w:cstheme="minorHAnsi"/>
          <w:b w:val="0"/>
          <w:szCs w:val="24"/>
        </w:rPr>
      </w:pPr>
      <w:ins w:id="156" w:author="John Pyles" w:date="2018-12-11T23:07:00Z">
        <w:r>
          <w:rPr>
            <w:rFonts w:asciiTheme="minorHAnsi" w:hAnsiTheme="minorHAnsi" w:cstheme="minorHAnsi"/>
            <w:b w:val="0"/>
            <w:szCs w:val="24"/>
          </w:rPr>
          <w:t>Apply for CMU IRB approval for the project.</w:t>
        </w:r>
      </w:ins>
    </w:p>
    <w:p w14:paraId="376B4209" w14:textId="34E682CC" w:rsidR="0060227C" w:rsidRPr="0060227C" w:rsidRDefault="0060227C">
      <w:pPr>
        <w:pStyle w:val="Title"/>
        <w:ind w:left="1440"/>
        <w:jc w:val="left"/>
        <w:rPr>
          <w:rFonts w:asciiTheme="minorHAnsi" w:hAnsiTheme="minorHAnsi" w:cstheme="minorHAnsi"/>
          <w:b w:val="0"/>
          <w:szCs w:val="24"/>
        </w:rPr>
      </w:pPr>
      <w:ins w:id="157" w:author="John Pyles" w:date="2018-12-11T23:07:00Z">
        <w:r w:rsidRPr="0060227C">
          <w:rPr>
            <w:rFonts w:asciiTheme="minorHAnsi" w:hAnsiTheme="minorHAnsi" w:cstheme="minorHAnsi"/>
            <w:b w:val="0"/>
            <w:i/>
            <w:szCs w:val="24"/>
            <w:rPrChange w:id="158" w:author="John Pyles" w:date="2018-12-11T23:07:00Z">
              <w:rPr>
                <w:rFonts w:asciiTheme="minorHAnsi" w:hAnsiTheme="minorHAnsi" w:cstheme="minorHAnsi"/>
                <w:b w:val="0"/>
                <w:szCs w:val="24"/>
              </w:rPr>
            </w:rPrChange>
          </w:rPr>
          <w:t>Note:</w:t>
        </w:r>
        <w:r>
          <w:rPr>
            <w:rFonts w:asciiTheme="minorHAnsi" w:hAnsiTheme="minorHAnsi" w:cstheme="minorHAnsi"/>
            <w:b w:val="0"/>
            <w:i/>
            <w:szCs w:val="24"/>
          </w:rPr>
          <w:t xml:space="preserve"> </w:t>
        </w:r>
        <w:r>
          <w:rPr>
            <w:rFonts w:asciiTheme="minorHAnsi" w:hAnsiTheme="minorHAnsi" w:cstheme="minorHAnsi"/>
            <w:b w:val="0"/>
            <w:szCs w:val="24"/>
          </w:rPr>
          <w:t xml:space="preserve">As part of Project Registration, the BRIDGE Center will conduct a safety review of your experimental protocol. </w:t>
        </w:r>
      </w:ins>
      <w:ins w:id="159" w:author="John Pyles" w:date="2018-12-11T23:08:00Z">
        <w:r>
          <w:rPr>
            <w:rFonts w:asciiTheme="minorHAnsi" w:hAnsiTheme="minorHAnsi" w:cstheme="minorHAnsi"/>
            <w:b w:val="0"/>
            <w:szCs w:val="24"/>
          </w:rPr>
          <w:t xml:space="preserve">The Center and Safety Committee are happy to provide help and </w:t>
        </w:r>
      </w:ins>
      <w:r w:rsidR="009F280E">
        <w:rPr>
          <w:rFonts w:asciiTheme="minorHAnsi" w:hAnsiTheme="minorHAnsi" w:cstheme="minorHAnsi"/>
          <w:b w:val="0"/>
          <w:szCs w:val="24"/>
        </w:rPr>
        <w:t>advice</w:t>
      </w:r>
      <w:ins w:id="160" w:author="John Pyles" w:date="2018-12-11T23:08:00Z">
        <w:r>
          <w:rPr>
            <w:rFonts w:asciiTheme="minorHAnsi" w:hAnsiTheme="minorHAnsi" w:cstheme="minorHAnsi"/>
            <w:b w:val="0"/>
            <w:szCs w:val="24"/>
          </w:rPr>
          <w:t xml:space="preserve"> if requested.</w:t>
        </w:r>
      </w:ins>
    </w:p>
    <w:p w14:paraId="5D0139BC" w14:textId="77777777" w:rsidR="00EF6DB1" w:rsidDel="0060227C" w:rsidRDefault="00EF6DB1">
      <w:pPr>
        <w:pStyle w:val="Title"/>
        <w:jc w:val="left"/>
        <w:rPr>
          <w:del w:id="161" w:author="John Pyles" w:date="2018-12-11T23:11:00Z"/>
          <w:rFonts w:asciiTheme="minorHAnsi" w:hAnsiTheme="minorHAnsi" w:cstheme="minorHAnsi"/>
          <w:b w:val="0"/>
          <w:szCs w:val="24"/>
        </w:rPr>
      </w:pPr>
    </w:p>
    <w:p w14:paraId="1310CC39" w14:textId="679F77DB" w:rsidR="00EF6DB1" w:rsidDel="0060227C" w:rsidRDefault="006955B2">
      <w:pPr>
        <w:pStyle w:val="Title"/>
        <w:numPr>
          <w:ilvl w:val="0"/>
          <w:numId w:val="2"/>
        </w:numPr>
        <w:jc w:val="left"/>
        <w:rPr>
          <w:del w:id="162" w:author="John Pyles" w:date="2018-12-11T23:11:00Z"/>
          <w:rFonts w:asciiTheme="minorHAnsi" w:hAnsiTheme="minorHAnsi" w:cstheme="minorHAnsi"/>
          <w:b w:val="0"/>
          <w:szCs w:val="24"/>
        </w:rPr>
      </w:pPr>
      <w:del w:id="163" w:author="John Pyles" w:date="2018-12-11T23:11:00Z">
        <w:r w:rsidDel="0060227C">
          <w:rPr>
            <w:rFonts w:asciiTheme="minorHAnsi" w:hAnsiTheme="minorHAnsi" w:cstheme="minorHAnsi"/>
            <w:b w:val="0"/>
            <w:szCs w:val="24"/>
          </w:rPr>
          <w:delText>Arrange for Safety Training for yourself and your lab members</w:delText>
        </w:r>
        <w:r w:rsidR="00686CAE" w:rsidDel="0060227C">
          <w:rPr>
            <w:rFonts w:asciiTheme="minorHAnsi" w:hAnsiTheme="minorHAnsi" w:cstheme="minorHAnsi"/>
            <w:b w:val="0"/>
            <w:szCs w:val="24"/>
          </w:rPr>
          <w:delText xml:space="preserve"> with the Scientific Operations Director</w:delText>
        </w:r>
        <w:r w:rsidDel="0060227C">
          <w:rPr>
            <w:rFonts w:asciiTheme="minorHAnsi" w:hAnsiTheme="minorHAnsi" w:cstheme="minorHAnsi"/>
            <w:b w:val="0"/>
            <w:szCs w:val="24"/>
          </w:rPr>
          <w:delText>.</w:delText>
        </w:r>
      </w:del>
    </w:p>
    <w:p w14:paraId="067761E7" w14:textId="77777777" w:rsidR="00EF6DB1" w:rsidRDefault="00EF6DB1">
      <w:pPr>
        <w:pStyle w:val="Title"/>
        <w:jc w:val="left"/>
        <w:rPr>
          <w:rFonts w:asciiTheme="minorHAnsi" w:hAnsiTheme="minorHAnsi" w:cstheme="minorHAnsi"/>
          <w:b w:val="0"/>
          <w:szCs w:val="24"/>
        </w:rPr>
      </w:pPr>
    </w:p>
    <w:p w14:paraId="2CF3A16D" w14:textId="21E0F325"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 xml:space="preserve">On receipt of </w:t>
      </w:r>
      <w:del w:id="164" w:author="John Pyles" w:date="2018-12-11T23:15:00Z">
        <w:r w:rsidDel="00296C51">
          <w:rPr>
            <w:rFonts w:asciiTheme="minorHAnsi" w:hAnsiTheme="minorHAnsi" w:cstheme="minorHAnsi"/>
            <w:b w:val="0"/>
            <w:szCs w:val="24"/>
          </w:rPr>
          <w:delText xml:space="preserve">approved </w:delText>
        </w:r>
      </w:del>
      <w:r>
        <w:rPr>
          <w:rFonts w:asciiTheme="minorHAnsi" w:hAnsiTheme="minorHAnsi" w:cstheme="minorHAnsi"/>
          <w:b w:val="0"/>
          <w:szCs w:val="24"/>
        </w:rPr>
        <w:t xml:space="preserve">IRB </w:t>
      </w:r>
      <w:ins w:id="165" w:author="John Pyles" w:date="2018-12-11T23:15:00Z">
        <w:r w:rsidR="00296C51">
          <w:rPr>
            <w:rFonts w:asciiTheme="minorHAnsi" w:hAnsiTheme="minorHAnsi" w:cstheme="minorHAnsi"/>
            <w:b w:val="0"/>
            <w:szCs w:val="24"/>
          </w:rPr>
          <w:t>approval</w:t>
        </w:r>
      </w:ins>
      <w:del w:id="166" w:author="John Pyles" w:date="2018-12-11T23:15:00Z">
        <w:r w:rsidDel="00296C51">
          <w:rPr>
            <w:rFonts w:asciiTheme="minorHAnsi" w:hAnsiTheme="minorHAnsi" w:cstheme="minorHAnsi"/>
            <w:b w:val="0"/>
            <w:szCs w:val="24"/>
          </w:rPr>
          <w:delText>protocol</w:delText>
        </w:r>
      </w:del>
      <w:r>
        <w:rPr>
          <w:rFonts w:asciiTheme="minorHAnsi" w:hAnsiTheme="minorHAnsi" w:cstheme="minorHAnsi"/>
          <w:b w:val="0"/>
          <w:szCs w:val="24"/>
        </w:rPr>
        <w:t xml:space="preserve"> and </w:t>
      </w:r>
      <w:ins w:id="167" w:author="John Pyles" w:date="2018-12-11T23:15:00Z">
        <w:r w:rsidR="00296C51">
          <w:rPr>
            <w:rFonts w:asciiTheme="minorHAnsi" w:hAnsiTheme="minorHAnsi" w:cstheme="minorHAnsi"/>
            <w:b w:val="0"/>
            <w:szCs w:val="24"/>
          </w:rPr>
          <w:t xml:space="preserve">BRIDGE </w:t>
        </w:r>
      </w:ins>
      <w:r>
        <w:rPr>
          <w:rFonts w:asciiTheme="minorHAnsi" w:hAnsiTheme="minorHAnsi" w:cstheme="minorHAnsi"/>
          <w:b w:val="0"/>
          <w:szCs w:val="24"/>
        </w:rPr>
        <w:t>project approval</w:t>
      </w:r>
      <w:del w:id="168" w:author="John Pyles" w:date="2018-12-11T23:15:00Z">
        <w:r w:rsidDel="00296C51">
          <w:rPr>
            <w:rFonts w:asciiTheme="minorHAnsi" w:hAnsiTheme="minorHAnsi" w:cstheme="minorHAnsi"/>
            <w:b w:val="0"/>
            <w:szCs w:val="24"/>
          </w:rPr>
          <w:delText xml:space="preserve"> by t</w:delText>
        </w:r>
      </w:del>
      <w:del w:id="169" w:author="John Pyles" w:date="2018-12-11T23:09:00Z">
        <w:r w:rsidDel="0060227C">
          <w:rPr>
            <w:rFonts w:asciiTheme="minorHAnsi" w:hAnsiTheme="minorHAnsi" w:cstheme="minorHAnsi"/>
            <w:b w:val="0"/>
            <w:szCs w:val="24"/>
          </w:rPr>
          <w:delText xml:space="preserve">he </w:delText>
        </w:r>
      </w:del>
      <w:del w:id="170" w:author="John Pyles" w:date="2018-12-11T23:15:00Z">
        <w:r w:rsidDel="00296C51">
          <w:rPr>
            <w:rFonts w:asciiTheme="minorHAnsi" w:hAnsiTheme="minorHAnsi" w:cstheme="minorHAnsi"/>
            <w:b w:val="0"/>
            <w:szCs w:val="24"/>
          </w:rPr>
          <w:delText>BRIDGE,</w:delText>
        </w:r>
      </w:del>
      <w:r>
        <w:rPr>
          <w:rFonts w:asciiTheme="minorHAnsi" w:hAnsiTheme="minorHAnsi" w:cstheme="minorHAnsi"/>
          <w:b w:val="0"/>
          <w:szCs w:val="24"/>
        </w:rPr>
        <w:t xml:space="preserve"> accounts will be setup </w:t>
      </w:r>
      <w:del w:id="171" w:author="John Pyles" w:date="2018-12-11T23:15:00Z">
        <w:r w:rsidDel="00296C51">
          <w:rPr>
            <w:rFonts w:asciiTheme="minorHAnsi" w:hAnsiTheme="minorHAnsi" w:cstheme="minorHAnsi"/>
            <w:b w:val="0"/>
            <w:szCs w:val="24"/>
          </w:rPr>
          <w:delText xml:space="preserve">for you and your lab members </w:delText>
        </w:r>
      </w:del>
      <w:r>
        <w:rPr>
          <w:rFonts w:asciiTheme="minorHAnsi" w:hAnsiTheme="minorHAnsi" w:cstheme="minorHAnsi"/>
          <w:b w:val="0"/>
          <w:szCs w:val="24"/>
        </w:rPr>
        <w:t>on:</w:t>
      </w:r>
    </w:p>
    <w:p w14:paraId="1984A984" w14:textId="77777777" w:rsidR="00EF6DB1" w:rsidRDefault="006955B2">
      <w:pPr>
        <w:pStyle w:val="Title"/>
        <w:numPr>
          <w:ilvl w:val="1"/>
          <w:numId w:val="2"/>
        </w:numPr>
        <w:jc w:val="left"/>
        <w:rPr>
          <w:rFonts w:asciiTheme="minorHAnsi" w:hAnsiTheme="minorHAnsi" w:cstheme="minorHAnsi"/>
          <w:b w:val="0"/>
          <w:szCs w:val="24"/>
        </w:rPr>
      </w:pPr>
      <w:r>
        <w:rPr>
          <w:rFonts w:asciiTheme="minorHAnsi" w:hAnsiTheme="minorHAnsi" w:cstheme="minorHAnsi"/>
          <w:b w:val="0"/>
          <w:szCs w:val="24"/>
        </w:rPr>
        <w:t xml:space="preserve">BRIDGE Scheduler System: Administered by Scott </w:t>
      </w:r>
      <w:proofErr w:type="spellStart"/>
      <w:r>
        <w:rPr>
          <w:rFonts w:asciiTheme="minorHAnsi" w:hAnsiTheme="minorHAnsi" w:cstheme="minorHAnsi"/>
          <w:b w:val="0"/>
          <w:szCs w:val="24"/>
        </w:rPr>
        <w:t>Kurdilla</w:t>
      </w:r>
      <w:proofErr w:type="spellEnd"/>
      <w:r>
        <w:rPr>
          <w:rFonts w:asciiTheme="minorHAnsi" w:hAnsiTheme="minorHAnsi" w:cstheme="minorHAnsi"/>
          <w:b w:val="0"/>
          <w:szCs w:val="24"/>
        </w:rPr>
        <w:t xml:space="preserve"> (kurdilla@cmu.edu)</w:t>
      </w:r>
    </w:p>
    <w:p w14:paraId="1167FB68" w14:textId="77777777" w:rsidR="00EF6DB1" w:rsidRDefault="006955B2">
      <w:pPr>
        <w:pStyle w:val="Title"/>
        <w:numPr>
          <w:ilvl w:val="1"/>
          <w:numId w:val="2"/>
        </w:numPr>
        <w:jc w:val="left"/>
        <w:rPr>
          <w:rFonts w:asciiTheme="minorHAnsi" w:hAnsiTheme="minorHAnsi" w:cstheme="minorHAnsi"/>
          <w:b w:val="0"/>
          <w:szCs w:val="24"/>
        </w:rPr>
      </w:pPr>
      <w:r>
        <w:rPr>
          <w:rFonts w:asciiTheme="minorHAnsi" w:hAnsiTheme="minorHAnsi" w:cstheme="minorHAnsi"/>
          <w:b w:val="0"/>
          <w:szCs w:val="24"/>
        </w:rPr>
        <w:t>BRIDGE Data Server: Administered by Vincent Sha (</w:t>
      </w:r>
      <w:r>
        <w:rPr>
          <w:rFonts w:asciiTheme="minorHAnsi" w:hAnsiTheme="minorHAnsi" w:cstheme="minorHAnsi"/>
          <w:b w:val="0"/>
          <w:szCs w:val="28"/>
        </w:rPr>
        <w:t>vks@andrew.cmu.edu)</w:t>
      </w:r>
    </w:p>
    <w:p w14:paraId="5D247F13" w14:textId="43DC4258" w:rsidR="00EF6DB1" w:rsidDel="00D86B0A" w:rsidRDefault="006955B2">
      <w:pPr>
        <w:pStyle w:val="Title"/>
        <w:numPr>
          <w:ilvl w:val="1"/>
          <w:numId w:val="2"/>
        </w:numPr>
        <w:jc w:val="left"/>
        <w:rPr>
          <w:del w:id="172" w:author="John Pyles" w:date="2018-12-11T23:28:00Z"/>
          <w:rFonts w:asciiTheme="minorHAnsi" w:hAnsiTheme="minorHAnsi" w:cstheme="minorHAnsi"/>
          <w:b w:val="0"/>
          <w:szCs w:val="24"/>
        </w:rPr>
      </w:pPr>
      <w:del w:id="173" w:author="John Pyles" w:date="2018-12-11T23:28:00Z">
        <w:r w:rsidDel="00D86B0A">
          <w:rPr>
            <w:rFonts w:asciiTheme="minorHAnsi" w:hAnsiTheme="minorHAnsi" w:cstheme="minorHAnsi"/>
            <w:b w:val="0"/>
            <w:szCs w:val="24"/>
          </w:rPr>
          <w:delText>You will be added to the BRIDGE email list.</w:delText>
        </w:r>
      </w:del>
    </w:p>
    <w:p w14:paraId="5C2BE1E1" w14:textId="77777777" w:rsidR="00EF6DB1" w:rsidRDefault="00EF6DB1">
      <w:pPr>
        <w:pStyle w:val="Title"/>
        <w:jc w:val="left"/>
        <w:rPr>
          <w:rFonts w:asciiTheme="minorHAnsi" w:hAnsiTheme="minorHAnsi" w:cstheme="minorHAnsi"/>
          <w:b w:val="0"/>
          <w:szCs w:val="24"/>
        </w:rPr>
      </w:pPr>
    </w:p>
    <w:p w14:paraId="1A8556BF" w14:textId="006C584F" w:rsidR="00EF6DB1" w:rsidRDefault="006955B2">
      <w:pPr>
        <w:pStyle w:val="Title"/>
        <w:numPr>
          <w:ilvl w:val="0"/>
          <w:numId w:val="2"/>
        </w:numPr>
        <w:jc w:val="left"/>
      </w:pPr>
      <w:r>
        <w:rPr>
          <w:rFonts w:asciiTheme="minorHAnsi" w:hAnsiTheme="minorHAnsi" w:cstheme="minorHAnsi"/>
          <w:b w:val="0"/>
          <w:szCs w:val="24"/>
        </w:rPr>
        <w:t xml:space="preserve">Provide grant funding and billing information to </w:t>
      </w:r>
      <w:r w:rsidR="00686CAE">
        <w:rPr>
          <w:rFonts w:asciiTheme="minorHAnsi" w:hAnsiTheme="minorHAnsi" w:cstheme="minorHAnsi"/>
          <w:b w:val="0"/>
          <w:szCs w:val="24"/>
        </w:rPr>
        <w:t>the Scientific Operations Director</w:t>
      </w:r>
      <w:r>
        <w:rPr>
          <w:rFonts w:asciiTheme="minorHAnsi" w:hAnsiTheme="minorHAnsi" w:cstheme="minorHAnsi"/>
          <w:b w:val="0"/>
          <w:szCs w:val="24"/>
        </w:rPr>
        <w:t xml:space="preserve"> (</w:t>
      </w:r>
      <w:hyperlink r:id="rId28">
        <w:r>
          <w:rPr>
            <w:rStyle w:val="InternetLink"/>
            <w:rFonts w:asciiTheme="minorHAnsi" w:hAnsiTheme="minorHAnsi" w:cstheme="minorHAnsi"/>
            <w:b w:val="0"/>
            <w:szCs w:val="24"/>
          </w:rPr>
          <w:t>jpyles@cmu.edu</w:t>
        </w:r>
      </w:hyperlink>
      <w:r>
        <w:rPr>
          <w:rFonts w:asciiTheme="minorHAnsi" w:hAnsiTheme="minorHAnsi" w:cstheme="minorHAnsi"/>
          <w:b w:val="0"/>
          <w:szCs w:val="24"/>
        </w:rPr>
        <w:t>) and</w:t>
      </w:r>
      <w:r w:rsidR="00686CAE">
        <w:rPr>
          <w:rFonts w:asciiTheme="minorHAnsi" w:hAnsiTheme="minorHAnsi" w:cstheme="minorHAnsi"/>
          <w:b w:val="0"/>
          <w:szCs w:val="24"/>
        </w:rPr>
        <w:t xml:space="preserve"> MR Technologist</w:t>
      </w:r>
      <w:r>
        <w:rPr>
          <w:rFonts w:asciiTheme="minorHAnsi" w:hAnsiTheme="minorHAnsi" w:cstheme="minorHAnsi"/>
          <w:b w:val="0"/>
          <w:szCs w:val="24"/>
        </w:rPr>
        <w:t xml:space="preserve"> (</w:t>
      </w:r>
      <w:hyperlink r:id="rId29">
        <w:r>
          <w:rPr>
            <w:rStyle w:val="InternetLink"/>
            <w:rFonts w:asciiTheme="minorHAnsi" w:hAnsiTheme="minorHAnsi" w:cstheme="minorHAnsi"/>
            <w:b w:val="0"/>
            <w:szCs w:val="24"/>
          </w:rPr>
          <w:t>kurdilla@cmu.edu</w:t>
        </w:r>
      </w:hyperlink>
      <w:r>
        <w:rPr>
          <w:rFonts w:asciiTheme="minorHAnsi" w:hAnsiTheme="minorHAnsi" w:cstheme="minorHAnsi"/>
          <w:b w:val="0"/>
          <w:szCs w:val="24"/>
        </w:rPr>
        <w:t>).</w:t>
      </w:r>
    </w:p>
    <w:p w14:paraId="085DA758" w14:textId="77777777" w:rsidR="00EF6DB1" w:rsidRDefault="00EF6DB1">
      <w:pPr>
        <w:pStyle w:val="Title"/>
        <w:jc w:val="left"/>
        <w:rPr>
          <w:rFonts w:asciiTheme="minorHAnsi" w:hAnsiTheme="minorHAnsi" w:cstheme="minorHAnsi"/>
          <w:b w:val="0"/>
          <w:szCs w:val="24"/>
        </w:rPr>
      </w:pPr>
    </w:p>
    <w:p w14:paraId="0BE9992A" w14:textId="4DDC8CBC"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 xml:space="preserve">Meet with Scientific Operations Director to setup scanning protocols and </w:t>
      </w:r>
      <w:del w:id="174" w:author="John Pyles" w:date="2018-12-11T23:15:00Z">
        <w:r w:rsidDel="00296C51">
          <w:rPr>
            <w:rFonts w:asciiTheme="minorHAnsi" w:hAnsiTheme="minorHAnsi" w:cstheme="minorHAnsi"/>
            <w:b w:val="0"/>
            <w:szCs w:val="24"/>
          </w:rPr>
          <w:delText xml:space="preserve">experimental peripheral </w:delText>
        </w:r>
      </w:del>
      <w:r>
        <w:rPr>
          <w:rFonts w:asciiTheme="minorHAnsi" w:hAnsiTheme="minorHAnsi" w:cstheme="minorHAnsi"/>
          <w:b w:val="0"/>
          <w:szCs w:val="24"/>
        </w:rPr>
        <w:t>equipment.</w:t>
      </w:r>
    </w:p>
    <w:p w14:paraId="1BA58A98" w14:textId="77777777" w:rsidR="00EF6DB1" w:rsidRDefault="00EF6DB1">
      <w:pPr>
        <w:pStyle w:val="ListParagraph"/>
        <w:rPr>
          <w:rFonts w:asciiTheme="minorHAnsi" w:hAnsiTheme="minorHAnsi" w:cstheme="minorHAnsi"/>
        </w:rPr>
      </w:pPr>
    </w:p>
    <w:p w14:paraId="38C2B4BF" w14:textId="34ECF3A5" w:rsidR="00EF6DB1" w:rsidDel="00296C51" w:rsidRDefault="006955B2">
      <w:pPr>
        <w:pStyle w:val="ListParagraph"/>
        <w:rPr>
          <w:del w:id="175" w:author="John Pyles" w:date="2018-12-11T23:16:00Z"/>
        </w:rPr>
      </w:pPr>
      <w:del w:id="176" w:author="John Pyles" w:date="2018-12-11T23:16:00Z">
        <w:r w:rsidDel="00296C51">
          <w:rPr>
            <w:rFonts w:asciiTheme="minorHAnsi" w:hAnsiTheme="minorHAnsi" w:cstheme="minorHAnsi"/>
          </w:rPr>
          <w:delText>Only when Steps 1-7 are completed can new investigators begin data collection at the BRIDGE Center.</w:delText>
        </w:r>
      </w:del>
    </w:p>
    <w:p w14:paraId="209CE0D3" w14:textId="0C8B6BC8" w:rsidR="00EF6DB1" w:rsidRDefault="00EF6DB1">
      <w:pPr>
        <w:pStyle w:val="Title"/>
        <w:jc w:val="left"/>
        <w:rPr>
          <w:ins w:id="177" w:author="John Pyles" w:date="2018-12-11T23:12:00Z"/>
          <w:rFonts w:asciiTheme="minorHAnsi" w:hAnsiTheme="minorHAnsi" w:cstheme="minorHAnsi"/>
          <w:b w:val="0"/>
          <w:szCs w:val="24"/>
        </w:rPr>
      </w:pPr>
    </w:p>
    <w:p w14:paraId="5BB295B2" w14:textId="70E2FE20" w:rsidR="0060227C" w:rsidRPr="0060227C" w:rsidRDefault="0060227C">
      <w:pPr>
        <w:pStyle w:val="Title"/>
        <w:jc w:val="left"/>
        <w:rPr>
          <w:rFonts w:asciiTheme="minorHAnsi" w:hAnsiTheme="minorHAnsi" w:cstheme="minorHAnsi"/>
          <w:b w:val="0"/>
          <w:szCs w:val="24"/>
          <w:u w:val="single"/>
          <w:rPrChange w:id="178" w:author="John Pyles" w:date="2018-12-11T23:12:00Z">
            <w:rPr>
              <w:rFonts w:asciiTheme="minorHAnsi" w:hAnsiTheme="minorHAnsi" w:cstheme="minorHAnsi"/>
              <w:b w:val="0"/>
              <w:szCs w:val="24"/>
            </w:rPr>
          </w:rPrChange>
        </w:rPr>
      </w:pPr>
      <w:ins w:id="179" w:author="John Pyles" w:date="2018-12-11T23:12:00Z">
        <w:r w:rsidRPr="0060227C">
          <w:rPr>
            <w:rFonts w:asciiTheme="minorHAnsi" w:hAnsiTheme="minorHAnsi" w:cstheme="minorHAnsi"/>
            <w:b w:val="0"/>
            <w:szCs w:val="24"/>
            <w:u w:val="single"/>
            <w:rPrChange w:id="180" w:author="John Pyles" w:date="2018-12-11T23:12:00Z">
              <w:rPr>
                <w:rFonts w:asciiTheme="minorHAnsi" w:hAnsiTheme="minorHAnsi" w:cstheme="minorHAnsi"/>
                <w:b w:val="0"/>
                <w:szCs w:val="24"/>
              </w:rPr>
            </w:rPrChange>
          </w:rPr>
          <w:t>For research team</w:t>
        </w:r>
      </w:ins>
      <w:ins w:id="181" w:author="John Pyles" w:date="2018-12-11T23:29:00Z">
        <w:r w:rsidR="00D86B0A">
          <w:rPr>
            <w:rFonts w:asciiTheme="minorHAnsi" w:hAnsiTheme="minorHAnsi" w:cstheme="minorHAnsi"/>
            <w:b w:val="0"/>
            <w:szCs w:val="24"/>
            <w:u w:val="single"/>
          </w:rPr>
          <w:t xml:space="preserve"> members</w:t>
        </w:r>
      </w:ins>
      <w:ins w:id="182" w:author="John Pyles" w:date="2018-12-11T23:16:00Z">
        <w:r w:rsidR="00296C51">
          <w:rPr>
            <w:rFonts w:asciiTheme="minorHAnsi" w:hAnsiTheme="minorHAnsi" w:cstheme="minorHAnsi"/>
            <w:b w:val="0"/>
            <w:szCs w:val="24"/>
            <w:u w:val="single"/>
          </w:rPr>
          <w:t xml:space="preserve"> to operate a</w:t>
        </w:r>
      </w:ins>
      <w:ins w:id="183" w:author="John Pyles" w:date="2018-12-11T23:17:00Z">
        <w:r w:rsidR="00296C51">
          <w:rPr>
            <w:rFonts w:asciiTheme="minorHAnsi" w:hAnsiTheme="minorHAnsi" w:cstheme="minorHAnsi"/>
            <w:b w:val="0"/>
            <w:szCs w:val="24"/>
            <w:u w:val="single"/>
          </w:rPr>
          <w:t>t the BRIDGE Center</w:t>
        </w:r>
      </w:ins>
      <w:ins w:id="184" w:author="John Pyles" w:date="2018-12-11T23:12:00Z">
        <w:r w:rsidRPr="0060227C">
          <w:rPr>
            <w:rFonts w:asciiTheme="minorHAnsi" w:hAnsiTheme="minorHAnsi" w:cstheme="minorHAnsi"/>
            <w:b w:val="0"/>
            <w:szCs w:val="24"/>
            <w:u w:val="single"/>
            <w:rPrChange w:id="185" w:author="John Pyles" w:date="2018-12-11T23:12:00Z">
              <w:rPr>
                <w:rFonts w:asciiTheme="minorHAnsi" w:hAnsiTheme="minorHAnsi" w:cstheme="minorHAnsi"/>
                <w:b w:val="0"/>
                <w:szCs w:val="24"/>
              </w:rPr>
            </w:rPrChange>
          </w:rPr>
          <w:t>:</w:t>
        </w:r>
      </w:ins>
    </w:p>
    <w:p w14:paraId="597DDFE4" w14:textId="2FBBB2F2" w:rsidR="0060227C" w:rsidRDefault="00D86B0A" w:rsidP="00296C51">
      <w:pPr>
        <w:pStyle w:val="Title"/>
        <w:numPr>
          <w:ilvl w:val="0"/>
          <w:numId w:val="71"/>
        </w:numPr>
        <w:jc w:val="left"/>
        <w:rPr>
          <w:ins w:id="186" w:author="John Pyles" w:date="2018-12-11T23:18:00Z"/>
          <w:rFonts w:asciiTheme="minorHAnsi" w:hAnsiTheme="minorHAnsi" w:cstheme="minorHAnsi"/>
          <w:b w:val="0"/>
          <w:szCs w:val="24"/>
        </w:rPr>
      </w:pPr>
      <w:ins w:id="187" w:author="John Pyles" w:date="2018-12-11T23:29:00Z">
        <w:r>
          <w:rPr>
            <w:rFonts w:asciiTheme="minorHAnsi" w:hAnsiTheme="minorHAnsi" w:cstheme="minorHAnsi"/>
            <w:b w:val="0"/>
            <w:szCs w:val="24"/>
          </w:rPr>
          <w:t xml:space="preserve">They must complete </w:t>
        </w:r>
      </w:ins>
      <w:ins w:id="188" w:author="John Pyles" w:date="2018-12-11T23:11:00Z">
        <w:r w:rsidR="0060227C">
          <w:rPr>
            <w:rFonts w:asciiTheme="minorHAnsi" w:hAnsiTheme="minorHAnsi" w:cstheme="minorHAnsi"/>
            <w:b w:val="0"/>
            <w:szCs w:val="24"/>
          </w:rPr>
          <w:t>Safety Training</w:t>
        </w:r>
      </w:ins>
      <w:ins w:id="189" w:author="John Pyles" w:date="2018-12-11T23:31:00Z">
        <w:r>
          <w:rPr>
            <w:rFonts w:asciiTheme="minorHAnsi" w:hAnsiTheme="minorHAnsi" w:cstheme="minorHAnsi"/>
            <w:b w:val="0"/>
            <w:szCs w:val="24"/>
          </w:rPr>
          <w:t>.</w:t>
        </w:r>
      </w:ins>
      <w:ins w:id="190" w:author="John Pyles" w:date="2018-12-11T23:11:00Z">
        <w:r w:rsidR="0060227C">
          <w:rPr>
            <w:rFonts w:asciiTheme="minorHAnsi" w:hAnsiTheme="minorHAnsi" w:cstheme="minorHAnsi"/>
            <w:b w:val="0"/>
            <w:szCs w:val="24"/>
          </w:rPr>
          <w:t xml:space="preserve"> </w:t>
        </w:r>
      </w:ins>
      <w:ins w:id="191" w:author="John Pyles" w:date="2018-12-11T23:30:00Z">
        <w:r>
          <w:rPr>
            <w:rFonts w:asciiTheme="minorHAnsi" w:hAnsiTheme="minorHAnsi" w:cstheme="minorHAnsi"/>
            <w:b w:val="0"/>
            <w:szCs w:val="24"/>
          </w:rPr>
          <w:t xml:space="preserve">(To </w:t>
        </w:r>
      </w:ins>
      <w:ins w:id="192" w:author="John Pyles" w:date="2018-12-11T23:31:00Z">
        <w:r>
          <w:rPr>
            <w:rFonts w:asciiTheme="minorHAnsi" w:hAnsiTheme="minorHAnsi" w:cstheme="minorHAnsi"/>
            <w:b w:val="0"/>
            <w:szCs w:val="24"/>
          </w:rPr>
          <w:t>r</w:t>
        </w:r>
      </w:ins>
      <w:ins w:id="193" w:author="John Pyles" w:date="2018-12-11T23:30:00Z">
        <w:r>
          <w:rPr>
            <w:rFonts w:asciiTheme="minorHAnsi" w:hAnsiTheme="minorHAnsi" w:cstheme="minorHAnsi"/>
            <w:b w:val="0"/>
            <w:szCs w:val="24"/>
          </w:rPr>
          <w:t>equest</w:t>
        </w:r>
      </w:ins>
      <w:ins w:id="194" w:author="John Pyles" w:date="2018-12-11T23:31:00Z">
        <w:r>
          <w:rPr>
            <w:rFonts w:asciiTheme="minorHAnsi" w:hAnsiTheme="minorHAnsi" w:cstheme="minorHAnsi"/>
            <w:b w:val="0"/>
            <w:szCs w:val="24"/>
          </w:rPr>
          <w:t xml:space="preserve"> email</w:t>
        </w:r>
      </w:ins>
      <w:ins w:id="195" w:author="John Pyles" w:date="2018-12-11T23:30:00Z">
        <w:r>
          <w:rPr>
            <w:rFonts w:asciiTheme="minorHAnsi" w:hAnsiTheme="minorHAnsi" w:cstheme="minorHAnsi"/>
            <w:b w:val="0"/>
            <w:szCs w:val="24"/>
          </w:rPr>
          <w:t xml:space="preserve">: </w:t>
        </w:r>
        <w:r>
          <w:rPr>
            <w:rFonts w:asciiTheme="minorHAnsi" w:hAnsiTheme="minorHAnsi" w:cstheme="minorHAnsi"/>
            <w:b w:val="0"/>
            <w:szCs w:val="24"/>
          </w:rPr>
          <w:fldChar w:fldCharType="begin"/>
        </w:r>
        <w:r>
          <w:rPr>
            <w:rFonts w:asciiTheme="minorHAnsi" w:hAnsiTheme="minorHAnsi" w:cstheme="minorHAnsi"/>
            <w:b w:val="0"/>
            <w:szCs w:val="24"/>
          </w:rPr>
          <w:instrText xml:space="preserve"> HYPERLINK "mailto:bridge-center@andrew.cmu.edu" </w:instrText>
        </w:r>
        <w:r>
          <w:rPr>
            <w:rFonts w:asciiTheme="minorHAnsi" w:hAnsiTheme="minorHAnsi" w:cstheme="minorHAnsi"/>
            <w:b w:val="0"/>
            <w:szCs w:val="24"/>
          </w:rPr>
          <w:fldChar w:fldCharType="separate"/>
        </w:r>
        <w:r w:rsidRPr="00D86B0A">
          <w:rPr>
            <w:rStyle w:val="Hyperlink"/>
            <w:rFonts w:asciiTheme="minorHAnsi" w:hAnsiTheme="minorHAnsi" w:cstheme="minorHAnsi"/>
            <w:b w:val="0"/>
            <w:szCs w:val="24"/>
          </w:rPr>
          <w:t>bridge-center@andrew.cmu.edu</w:t>
        </w:r>
        <w:r>
          <w:rPr>
            <w:rFonts w:asciiTheme="minorHAnsi" w:hAnsiTheme="minorHAnsi" w:cstheme="minorHAnsi"/>
            <w:b w:val="0"/>
            <w:szCs w:val="24"/>
          </w:rPr>
          <w:fldChar w:fldCharType="end"/>
        </w:r>
        <w:r>
          <w:rPr>
            <w:rFonts w:asciiTheme="minorHAnsi" w:hAnsiTheme="minorHAnsi" w:cstheme="minorHAnsi"/>
            <w:b w:val="0"/>
            <w:szCs w:val="24"/>
          </w:rPr>
          <w:t>)</w:t>
        </w:r>
      </w:ins>
    </w:p>
    <w:p w14:paraId="16385173" w14:textId="6CB53F03" w:rsidR="00296C51" w:rsidRDefault="00D86B0A">
      <w:pPr>
        <w:pStyle w:val="Title"/>
        <w:numPr>
          <w:ilvl w:val="0"/>
          <w:numId w:val="71"/>
        </w:numPr>
        <w:jc w:val="left"/>
        <w:rPr>
          <w:ins w:id="196" w:author="John Pyles" w:date="2018-12-11T23:11:00Z"/>
          <w:rFonts w:asciiTheme="minorHAnsi" w:hAnsiTheme="minorHAnsi" w:cstheme="minorHAnsi"/>
          <w:b w:val="0"/>
          <w:szCs w:val="24"/>
        </w:rPr>
        <w:pPrChange w:id="197" w:author="John Pyles" w:date="2018-12-11T23:18:00Z">
          <w:pPr>
            <w:pStyle w:val="Title"/>
            <w:numPr>
              <w:numId w:val="2"/>
            </w:numPr>
            <w:ind w:left="720" w:hanging="360"/>
            <w:jc w:val="left"/>
          </w:pPr>
        </w:pPrChange>
      </w:pPr>
      <w:ins w:id="198" w:author="John Pyles" w:date="2018-12-11T23:31:00Z">
        <w:r>
          <w:rPr>
            <w:rFonts w:asciiTheme="minorHAnsi" w:hAnsiTheme="minorHAnsi" w:cstheme="minorHAnsi"/>
            <w:b w:val="0"/>
            <w:szCs w:val="24"/>
          </w:rPr>
          <w:t>They must be added</w:t>
        </w:r>
      </w:ins>
      <w:ins w:id="199" w:author="John Pyles" w:date="2018-12-11T23:18:00Z">
        <w:r w:rsidR="00296C51">
          <w:rPr>
            <w:rFonts w:asciiTheme="minorHAnsi" w:hAnsiTheme="minorHAnsi" w:cstheme="minorHAnsi"/>
            <w:b w:val="0"/>
            <w:szCs w:val="24"/>
          </w:rPr>
          <w:t xml:space="preserve"> to your CMU IRB protocol.</w:t>
        </w:r>
      </w:ins>
    </w:p>
    <w:p w14:paraId="3D69C589" w14:textId="3DA10186" w:rsidR="00EF6DB1" w:rsidRDefault="006955B2">
      <w:pPr>
        <w:rPr>
          <w:rFonts w:asciiTheme="minorHAnsi" w:eastAsia="Times" w:hAnsiTheme="minorHAnsi" w:cstheme="minorHAnsi"/>
        </w:rPr>
      </w:pPr>
      <w:r>
        <w:br w:type="page"/>
      </w:r>
    </w:p>
    <w:p w14:paraId="03D8BE0D" w14:textId="61D9C925" w:rsidR="00296C51" w:rsidRPr="004368AA" w:rsidRDefault="00296C51" w:rsidP="00296C51">
      <w:pPr>
        <w:pStyle w:val="Title"/>
        <w:jc w:val="left"/>
        <w:rPr>
          <w:ins w:id="200" w:author="John Pyles" w:date="2018-12-11T23:19:00Z"/>
          <w:rFonts w:asciiTheme="minorHAnsi" w:hAnsiTheme="minorHAnsi" w:cstheme="minorHAnsi"/>
          <w:i/>
          <w:sz w:val="28"/>
          <w:szCs w:val="28"/>
        </w:rPr>
      </w:pPr>
      <w:ins w:id="201" w:author="John Pyles" w:date="2018-12-11T23:19:00Z">
        <w:r w:rsidRPr="004368AA">
          <w:rPr>
            <w:rFonts w:asciiTheme="minorHAnsi" w:hAnsiTheme="minorHAnsi" w:cstheme="minorHAnsi"/>
            <w:i/>
            <w:sz w:val="28"/>
            <w:szCs w:val="28"/>
          </w:rPr>
          <w:lastRenderedPageBreak/>
          <w:t xml:space="preserve">For </w:t>
        </w:r>
        <w:r>
          <w:rPr>
            <w:rFonts w:asciiTheme="minorHAnsi" w:hAnsiTheme="minorHAnsi" w:cstheme="minorHAnsi"/>
            <w:i/>
            <w:sz w:val="28"/>
            <w:szCs w:val="28"/>
          </w:rPr>
          <w:t>Pitt</w:t>
        </w:r>
        <w:r w:rsidRPr="004368AA">
          <w:rPr>
            <w:rFonts w:asciiTheme="minorHAnsi" w:hAnsiTheme="minorHAnsi" w:cstheme="minorHAnsi"/>
            <w:i/>
            <w:sz w:val="28"/>
            <w:szCs w:val="28"/>
          </w:rPr>
          <w:t xml:space="preserve"> PIs:</w:t>
        </w:r>
      </w:ins>
    </w:p>
    <w:p w14:paraId="2CFFA5E8" w14:textId="77777777" w:rsidR="00296C51" w:rsidRDefault="00296C51" w:rsidP="00296C51">
      <w:pPr>
        <w:pStyle w:val="Title"/>
        <w:jc w:val="left"/>
        <w:rPr>
          <w:ins w:id="202" w:author="John Pyles" w:date="2018-12-11T23:19:00Z"/>
          <w:rFonts w:asciiTheme="minorHAnsi" w:hAnsiTheme="minorHAnsi" w:cstheme="minorHAnsi"/>
          <w:b w:val="0"/>
          <w:szCs w:val="24"/>
        </w:rPr>
      </w:pPr>
    </w:p>
    <w:p w14:paraId="668C7D0F" w14:textId="77777777" w:rsidR="00296C51" w:rsidRDefault="00296C51">
      <w:pPr>
        <w:pStyle w:val="Title"/>
        <w:numPr>
          <w:ilvl w:val="0"/>
          <w:numId w:val="72"/>
        </w:numPr>
        <w:jc w:val="left"/>
        <w:rPr>
          <w:ins w:id="203" w:author="John Pyles" w:date="2018-12-11T23:19:00Z"/>
        </w:rPr>
        <w:pPrChange w:id="204" w:author="John Pyles" w:date="2018-12-11T23:19:00Z">
          <w:pPr>
            <w:pStyle w:val="Title"/>
            <w:numPr>
              <w:numId w:val="2"/>
            </w:numPr>
            <w:ind w:left="720" w:hanging="360"/>
            <w:jc w:val="left"/>
          </w:pPr>
        </w:pPrChange>
      </w:pPr>
      <w:ins w:id="205" w:author="John Pyles" w:date="2018-12-11T23:19:00Z">
        <w:r>
          <w:rPr>
            <w:rFonts w:asciiTheme="minorHAnsi" w:hAnsiTheme="minorHAnsi" w:cstheme="minorHAnsi"/>
            <w:b w:val="0"/>
            <w:szCs w:val="24"/>
          </w:rPr>
          <w:t>Contact the Scientific Operations Director, John Pyles (</w:t>
        </w:r>
        <w:r>
          <w:rPr>
            <w:rStyle w:val="InternetLink"/>
            <w:rFonts w:asciiTheme="minorHAnsi" w:hAnsiTheme="minorHAnsi" w:cstheme="minorHAnsi"/>
            <w:b w:val="0"/>
            <w:szCs w:val="24"/>
          </w:rPr>
          <w:fldChar w:fldCharType="begin"/>
        </w:r>
        <w:r>
          <w:rPr>
            <w:rStyle w:val="InternetLink"/>
            <w:rFonts w:asciiTheme="minorHAnsi" w:hAnsiTheme="minorHAnsi" w:cstheme="minorHAnsi"/>
            <w:b w:val="0"/>
            <w:szCs w:val="24"/>
          </w:rPr>
          <w:instrText xml:space="preserve"> HYPERLINK "mailto:jpyles@cmu.edu" \h </w:instrText>
        </w:r>
        <w:r>
          <w:rPr>
            <w:rStyle w:val="InternetLink"/>
            <w:rFonts w:asciiTheme="minorHAnsi" w:hAnsiTheme="minorHAnsi" w:cstheme="minorHAnsi"/>
            <w:b w:val="0"/>
            <w:szCs w:val="24"/>
          </w:rPr>
          <w:fldChar w:fldCharType="separate"/>
        </w:r>
        <w:r>
          <w:rPr>
            <w:rStyle w:val="InternetLink"/>
            <w:rFonts w:asciiTheme="minorHAnsi" w:hAnsiTheme="minorHAnsi" w:cstheme="minorHAnsi"/>
            <w:b w:val="0"/>
            <w:szCs w:val="24"/>
          </w:rPr>
          <w:t>jpyles@cmu.edu</w:t>
        </w:r>
        <w:r>
          <w:rPr>
            <w:rStyle w:val="InternetLink"/>
            <w:rFonts w:asciiTheme="minorHAnsi" w:hAnsiTheme="minorHAnsi" w:cstheme="minorHAnsi"/>
            <w:b w:val="0"/>
            <w:szCs w:val="24"/>
          </w:rPr>
          <w:fldChar w:fldCharType="end"/>
        </w:r>
        <w:r>
          <w:rPr>
            <w:rFonts w:asciiTheme="minorHAnsi" w:hAnsiTheme="minorHAnsi" w:cstheme="minorHAnsi"/>
            <w:b w:val="0"/>
            <w:szCs w:val="24"/>
          </w:rPr>
          <w:t>) to setup an introductory meeting and tour, and optional meeting with the Co-Directors.</w:t>
        </w:r>
      </w:ins>
    </w:p>
    <w:p w14:paraId="36A6A91A" w14:textId="77777777" w:rsidR="00296C51" w:rsidRDefault="00296C51" w:rsidP="00296C51">
      <w:pPr>
        <w:pStyle w:val="Title"/>
        <w:ind w:left="720"/>
        <w:jc w:val="left"/>
        <w:rPr>
          <w:ins w:id="206" w:author="John Pyles" w:date="2018-12-11T23:19:00Z"/>
          <w:rFonts w:asciiTheme="minorHAnsi" w:hAnsiTheme="minorHAnsi" w:cstheme="minorHAnsi"/>
          <w:b w:val="0"/>
          <w:szCs w:val="24"/>
        </w:rPr>
      </w:pPr>
    </w:p>
    <w:p w14:paraId="32B21F91" w14:textId="77777777" w:rsidR="00296C51" w:rsidRDefault="00296C51">
      <w:pPr>
        <w:pStyle w:val="Title"/>
        <w:numPr>
          <w:ilvl w:val="0"/>
          <w:numId w:val="72"/>
        </w:numPr>
        <w:jc w:val="left"/>
        <w:rPr>
          <w:ins w:id="207" w:author="John Pyles" w:date="2018-12-11T23:19:00Z"/>
          <w:rFonts w:asciiTheme="minorHAnsi" w:hAnsiTheme="minorHAnsi" w:cstheme="minorHAnsi"/>
          <w:b w:val="0"/>
          <w:szCs w:val="24"/>
        </w:rPr>
        <w:pPrChange w:id="208" w:author="John Pyles" w:date="2018-12-11T23:19:00Z">
          <w:pPr>
            <w:pStyle w:val="Title"/>
            <w:numPr>
              <w:numId w:val="2"/>
            </w:numPr>
            <w:ind w:left="720" w:hanging="360"/>
            <w:jc w:val="left"/>
          </w:pPr>
        </w:pPrChange>
      </w:pPr>
      <w:ins w:id="209" w:author="John Pyles" w:date="2018-12-11T23:19:00Z">
        <w:r>
          <w:rPr>
            <w:rFonts w:asciiTheme="minorHAnsi" w:hAnsiTheme="minorHAnsi" w:cstheme="minorHAnsi"/>
            <w:b w:val="0"/>
            <w:szCs w:val="24"/>
          </w:rPr>
          <w:t>Read this Policies and Procedures Manual thoroughly.</w:t>
        </w:r>
      </w:ins>
    </w:p>
    <w:p w14:paraId="7671BE56" w14:textId="77777777" w:rsidR="00296C51" w:rsidRDefault="00296C51" w:rsidP="00296C51">
      <w:pPr>
        <w:pStyle w:val="Title"/>
        <w:ind w:left="720"/>
        <w:jc w:val="left"/>
        <w:rPr>
          <w:ins w:id="210" w:author="John Pyles" w:date="2018-12-11T23:19:00Z"/>
          <w:rFonts w:asciiTheme="minorHAnsi" w:hAnsiTheme="minorHAnsi" w:cstheme="minorHAnsi"/>
          <w:b w:val="0"/>
          <w:szCs w:val="24"/>
        </w:rPr>
      </w:pPr>
    </w:p>
    <w:p w14:paraId="049FE015" w14:textId="77777777" w:rsidR="00296C51" w:rsidRDefault="00296C51">
      <w:pPr>
        <w:pStyle w:val="Title"/>
        <w:numPr>
          <w:ilvl w:val="0"/>
          <w:numId w:val="72"/>
        </w:numPr>
        <w:jc w:val="left"/>
        <w:rPr>
          <w:ins w:id="211" w:author="John Pyles" w:date="2018-12-11T23:19:00Z"/>
          <w:rFonts w:asciiTheme="minorHAnsi" w:hAnsiTheme="minorHAnsi" w:cstheme="minorHAnsi"/>
          <w:b w:val="0"/>
          <w:szCs w:val="24"/>
        </w:rPr>
        <w:pPrChange w:id="212" w:author="John Pyles" w:date="2018-12-11T23:19:00Z">
          <w:pPr>
            <w:pStyle w:val="Title"/>
            <w:numPr>
              <w:numId w:val="2"/>
            </w:numPr>
            <w:ind w:left="720" w:hanging="360"/>
            <w:jc w:val="left"/>
          </w:pPr>
        </w:pPrChange>
      </w:pPr>
      <w:ins w:id="213" w:author="John Pyles" w:date="2018-12-11T23:19:00Z">
        <w:r>
          <w:rPr>
            <w:rFonts w:asciiTheme="minorHAnsi" w:hAnsiTheme="minorHAnsi" w:cstheme="minorHAnsi"/>
            <w:b w:val="0"/>
            <w:szCs w:val="24"/>
          </w:rPr>
          <w:t xml:space="preserve">Complete a Project Registration Application for your project (described in Section 2.2). </w:t>
        </w:r>
      </w:ins>
    </w:p>
    <w:p w14:paraId="04643C68" w14:textId="77777777" w:rsidR="00296C51" w:rsidRDefault="00296C51" w:rsidP="00296C51">
      <w:pPr>
        <w:pStyle w:val="Title"/>
        <w:ind w:left="1440"/>
        <w:jc w:val="left"/>
        <w:rPr>
          <w:ins w:id="214" w:author="John Pyles" w:date="2018-12-11T23:19:00Z"/>
          <w:rFonts w:asciiTheme="minorHAnsi" w:hAnsiTheme="minorHAnsi" w:cstheme="minorHAnsi"/>
          <w:b w:val="0"/>
          <w:szCs w:val="24"/>
        </w:rPr>
      </w:pPr>
      <w:ins w:id="215" w:author="John Pyles" w:date="2018-12-11T23:19:00Z">
        <w:r>
          <w:rPr>
            <w:rFonts w:asciiTheme="minorHAnsi" w:hAnsiTheme="minorHAnsi" w:cstheme="minorHAnsi"/>
            <w:b w:val="0"/>
            <w:i/>
            <w:szCs w:val="24"/>
          </w:rPr>
          <w:t xml:space="preserve">Note: </w:t>
        </w:r>
        <w:r>
          <w:rPr>
            <w:rFonts w:asciiTheme="minorHAnsi" w:hAnsiTheme="minorHAnsi" w:cstheme="minorHAnsi"/>
            <w:b w:val="0"/>
            <w:szCs w:val="24"/>
          </w:rPr>
          <w:t xml:space="preserve">The Scientific Operations Director is available for consultation regarding your project before you submit your application. </w:t>
        </w:r>
      </w:ins>
    </w:p>
    <w:p w14:paraId="146E0CCB" w14:textId="77777777" w:rsidR="00296C51" w:rsidRDefault="00296C51" w:rsidP="00296C51">
      <w:pPr>
        <w:pStyle w:val="Title"/>
        <w:ind w:left="1440"/>
        <w:jc w:val="left"/>
        <w:rPr>
          <w:ins w:id="216" w:author="John Pyles" w:date="2018-12-11T23:19:00Z"/>
          <w:rFonts w:asciiTheme="minorHAnsi" w:hAnsiTheme="minorHAnsi" w:cstheme="minorHAnsi"/>
          <w:b w:val="0"/>
          <w:szCs w:val="24"/>
        </w:rPr>
      </w:pPr>
    </w:p>
    <w:p w14:paraId="5CED8543" w14:textId="3EA1F043" w:rsidR="00296C51" w:rsidRDefault="00DC43FB">
      <w:pPr>
        <w:pStyle w:val="Title"/>
        <w:numPr>
          <w:ilvl w:val="0"/>
          <w:numId w:val="72"/>
        </w:numPr>
        <w:jc w:val="left"/>
        <w:rPr>
          <w:ins w:id="217" w:author="John Pyles" w:date="2018-12-11T23:19:00Z"/>
          <w:rFonts w:asciiTheme="minorHAnsi" w:hAnsiTheme="minorHAnsi" w:cstheme="minorHAnsi"/>
          <w:b w:val="0"/>
          <w:szCs w:val="24"/>
        </w:rPr>
        <w:pPrChange w:id="218" w:author="John Pyles" w:date="2018-12-11T23:19:00Z">
          <w:pPr>
            <w:pStyle w:val="Title"/>
            <w:numPr>
              <w:numId w:val="2"/>
            </w:numPr>
            <w:ind w:left="720" w:hanging="360"/>
            <w:jc w:val="left"/>
          </w:pPr>
        </w:pPrChange>
      </w:pPr>
      <w:ins w:id="219" w:author="John Pyles" w:date="2018-12-11T23:20:00Z">
        <w:r>
          <w:rPr>
            <w:rFonts w:asciiTheme="minorHAnsi" w:hAnsiTheme="minorHAnsi" w:cstheme="minorHAnsi"/>
            <w:b w:val="0"/>
            <w:szCs w:val="24"/>
          </w:rPr>
          <w:t>Begin process to obtain</w:t>
        </w:r>
      </w:ins>
      <w:ins w:id="220" w:author="John Pyles" w:date="2018-12-11T23:19:00Z">
        <w:r w:rsidR="00296C51">
          <w:rPr>
            <w:rFonts w:asciiTheme="minorHAnsi" w:hAnsiTheme="minorHAnsi" w:cstheme="minorHAnsi"/>
            <w:b w:val="0"/>
            <w:szCs w:val="24"/>
          </w:rPr>
          <w:t xml:space="preserve"> </w:t>
        </w:r>
      </w:ins>
      <w:ins w:id="221" w:author="John Pyles" w:date="2018-12-11T23:20:00Z">
        <w:r>
          <w:rPr>
            <w:rFonts w:asciiTheme="minorHAnsi" w:hAnsiTheme="minorHAnsi" w:cstheme="minorHAnsi"/>
            <w:b w:val="0"/>
            <w:szCs w:val="24"/>
          </w:rPr>
          <w:t xml:space="preserve">CMU </w:t>
        </w:r>
      </w:ins>
      <w:ins w:id="222" w:author="John Pyles" w:date="2018-12-11T23:19:00Z">
        <w:r w:rsidR="00296C51">
          <w:rPr>
            <w:rFonts w:asciiTheme="minorHAnsi" w:hAnsiTheme="minorHAnsi" w:cstheme="minorHAnsi"/>
            <w:b w:val="0"/>
            <w:szCs w:val="24"/>
          </w:rPr>
          <w:t>IRB approval for the project.</w:t>
        </w:r>
      </w:ins>
    </w:p>
    <w:p w14:paraId="1F1E3A0D" w14:textId="658B1BBF" w:rsidR="00296C51" w:rsidRDefault="00296C51" w:rsidP="00296C51">
      <w:pPr>
        <w:pStyle w:val="Title"/>
        <w:ind w:left="1440"/>
        <w:jc w:val="left"/>
        <w:rPr>
          <w:ins w:id="223" w:author="John Pyles" w:date="2018-12-11T23:20:00Z"/>
          <w:rFonts w:asciiTheme="minorHAnsi" w:hAnsiTheme="minorHAnsi" w:cstheme="minorHAnsi"/>
          <w:b w:val="0"/>
          <w:szCs w:val="24"/>
        </w:rPr>
      </w:pPr>
      <w:ins w:id="224" w:author="John Pyles" w:date="2018-12-11T23:19:00Z">
        <w:r w:rsidRPr="004368AA">
          <w:rPr>
            <w:rFonts w:asciiTheme="minorHAnsi" w:hAnsiTheme="minorHAnsi" w:cstheme="minorHAnsi"/>
            <w:b w:val="0"/>
            <w:i/>
            <w:szCs w:val="24"/>
          </w:rPr>
          <w:t>Note:</w:t>
        </w:r>
        <w:r>
          <w:rPr>
            <w:rFonts w:asciiTheme="minorHAnsi" w:hAnsiTheme="minorHAnsi" w:cstheme="minorHAnsi"/>
            <w:b w:val="0"/>
            <w:i/>
            <w:szCs w:val="24"/>
          </w:rPr>
          <w:t xml:space="preserve"> </w:t>
        </w:r>
        <w:r>
          <w:rPr>
            <w:rFonts w:asciiTheme="minorHAnsi" w:hAnsiTheme="minorHAnsi" w:cstheme="minorHAnsi"/>
            <w:b w:val="0"/>
            <w:szCs w:val="24"/>
          </w:rPr>
          <w:t xml:space="preserve">As part of Project Registration, the BRIDGE Center will conduct a safety review of your experimental protocol. The Center and Safety Committee are happy to provide help and </w:t>
        </w:r>
        <w:proofErr w:type="spellStart"/>
        <w:r>
          <w:rPr>
            <w:rFonts w:asciiTheme="minorHAnsi" w:hAnsiTheme="minorHAnsi" w:cstheme="minorHAnsi"/>
            <w:b w:val="0"/>
            <w:szCs w:val="24"/>
          </w:rPr>
          <w:t>advise</w:t>
        </w:r>
        <w:proofErr w:type="spellEnd"/>
        <w:r>
          <w:rPr>
            <w:rFonts w:asciiTheme="minorHAnsi" w:hAnsiTheme="minorHAnsi" w:cstheme="minorHAnsi"/>
            <w:b w:val="0"/>
            <w:szCs w:val="24"/>
          </w:rPr>
          <w:t xml:space="preserve"> if requested.</w:t>
        </w:r>
      </w:ins>
    </w:p>
    <w:p w14:paraId="3EDC19F0" w14:textId="77777777" w:rsidR="00DC43FB" w:rsidRDefault="00DC43FB">
      <w:pPr>
        <w:pStyle w:val="Title"/>
        <w:jc w:val="left"/>
        <w:rPr>
          <w:ins w:id="225" w:author="John Pyles" w:date="2018-12-11T23:21:00Z"/>
          <w:rFonts w:asciiTheme="minorHAnsi" w:hAnsiTheme="minorHAnsi" w:cstheme="minorHAnsi"/>
          <w:b w:val="0"/>
          <w:szCs w:val="24"/>
        </w:rPr>
        <w:pPrChange w:id="226" w:author="John Pyles" w:date="2018-12-11T23:21:00Z">
          <w:pPr>
            <w:pStyle w:val="Title"/>
            <w:numPr>
              <w:ilvl w:val="1"/>
              <w:numId w:val="2"/>
            </w:numPr>
            <w:ind w:left="1440" w:hanging="360"/>
            <w:jc w:val="left"/>
          </w:pPr>
        </w:pPrChange>
      </w:pPr>
    </w:p>
    <w:p w14:paraId="17C0FEF0" w14:textId="38601B1F" w:rsidR="00DC43FB" w:rsidRDefault="00DC43FB" w:rsidP="00DC43FB">
      <w:pPr>
        <w:pStyle w:val="Title"/>
        <w:numPr>
          <w:ilvl w:val="1"/>
          <w:numId w:val="2"/>
        </w:numPr>
        <w:jc w:val="left"/>
        <w:rPr>
          <w:ins w:id="227" w:author="John Pyles" w:date="2018-12-11T23:21:00Z"/>
          <w:rFonts w:asciiTheme="minorHAnsi" w:hAnsiTheme="minorHAnsi" w:cstheme="minorHAnsi"/>
          <w:b w:val="0"/>
          <w:szCs w:val="24"/>
        </w:rPr>
      </w:pPr>
      <w:ins w:id="228" w:author="John Pyles" w:date="2018-12-11T23:21:00Z">
        <w:r>
          <w:rPr>
            <w:rFonts w:asciiTheme="minorHAnsi" w:hAnsiTheme="minorHAnsi" w:cstheme="minorHAnsi"/>
            <w:b w:val="0"/>
            <w:szCs w:val="24"/>
          </w:rPr>
          <w:t>Add the BRIDGE Center to Pitt IRB by submitting a modification to your protocol on OSIRIS.</w:t>
        </w:r>
      </w:ins>
    </w:p>
    <w:p w14:paraId="6200F9BA" w14:textId="7764EB94" w:rsidR="00DC43FB" w:rsidRPr="00DC43FB" w:rsidRDefault="00DC43FB" w:rsidP="00DC43FB">
      <w:pPr>
        <w:pStyle w:val="Title"/>
        <w:numPr>
          <w:ilvl w:val="2"/>
          <w:numId w:val="2"/>
        </w:numPr>
        <w:jc w:val="left"/>
        <w:rPr>
          <w:ins w:id="229" w:author="John Pyles" w:date="2018-12-11T23:21:00Z"/>
          <w:rFonts w:asciiTheme="minorHAnsi" w:hAnsiTheme="minorHAnsi" w:cstheme="minorHAnsi"/>
          <w:b w:val="0"/>
          <w:szCs w:val="24"/>
        </w:rPr>
      </w:pPr>
      <w:ins w:id="230" w:author="John Pyles" w:date="2018-12-11T23:21:00Z">
        <w:r w:rsidRPr="00DC43FB">
          <w:rPr>
            <w:rFonts w:asciiTheme="minorHAnsi" w:hAnsiTheme="minorHAnsi" w:cstheme="minorHAnsi"/>
            <w:b w:val="0"/>
            <w:szCs w:val="24"/>
            <w:rPrChange w:id="231" w:author="John Pyles" w:date="2018-12-11T23:21:00Z">
              <w:rPr>
                <w:rFonts w:asciiTheme="minorHAnsi" w:hAnsiTheme="minorHAnsi" w:cstheme="minorHAnsi"/>
                <w:b w:val="0"/>
                <w:sz w:val="20"/>
                <w:szCs w:val="24"/>
              </w:rPr>
            </w:rPrChange>
          </w:rPr>
          <w:t xml:space="preserve">This modification will be held pending CMU IRB approval. Once granted you will upload the approved protocol, consent, and approval letter to OSIRIS and </w:t>
        </w:r>
      </w:ins>
      <w:ins w:id="232" w:author="John Pyles" w:date="2018-12-11T23:27:00Z">
        <w:r w:rsidR="00DD2D06">
          <w:rPr>
            <w:rFonts w:asciiTheme="minorHAnsi" w:hAnsiTheme="minorHAnsi" w:cstheme="minorHAnsi"/>
            <w:b w:val="0"/>
            <w:szCs w:val="24"/>
          </w:rPr>
          <w:t xml:space="preserve">the </w:t>
        </w:r>
      </w:ins>
      <w:ins w:id="233" w:author="John Pyles" w:date="2018-12-11T23:21:00Z">
        <w:r w:rsidRPr="00DC43FB">
          <w:rPr>
            <w:rFonts w:asciiTheme="minorHAnsi" w:hAnsiTheme="minorHAnsi" w:cstheme="minorHAnsi"/>
            <w:b w:val="0"/>
            <w:szCs w:val="24"/>
            <w:rPrChange w:id="234" w:author="John Pyles" w:date="2018-12-11T23:21:00Z">
              <w:rPr>
                <w:rFonts w:asciiTheme="minorHAnsi" w:hAnsiTheme="minorHAnsi" w:cstheme="minorHAnsi"/>
                <w:b w:val="0"/>
                <w:sz w:val="20"/>
                <w:szCs w:val="24"/>
              </w:rPr>
            </w:rPrChange>
          </w:rPr>
          <w:t xml:space="preserve">modification will be accepted. </w:t>
        </w:r>
      </w:ins>
    </w:p>
    <w:p w14:paraId="5A794BC8" w14:textId="18A5F864" w:rsidR="00DC43FB" w:rsidRPr="00DC43FB" w:rsidRDefault="00DC43FB" w:rsidP="00DC43FB">
      <w:pPr>
        <w:pStyle w:val="Title"/>
        <w:numPr>
          <w:ilvl w:val="1"/>
          <w:numId w:val="2"/>
        </w:numPr>
        <w:jc w:val="left"/>
        <w:rPr>
          <w:ins w:id="235" w:author="John Pyles" w:date="2018-12-11T23:21:00Z"/>
          <w:rFonts w:asciiTheme="minorHAnsi" w:hAnsiTheme="minorHAnsi" w:cstheme="minorHAnsi"/>
          <w:b w:val="0"/>
          <w:szCs w:val="24"/>
        </w:rPr>
      </w:pPr>
      <w:ins w:id="236" w:author="John Pyles" w:date="2018-12-11T23:21:00Z">
        <w:r w:rsidRPr="00DC43FB">
          <w:rPr>
            <w:rFonts w:asciiTheme="minorHAnsi" w:hAnsiTheme="minorHAnsi" w:cstheme="minorHAnsi"/>
            <w:b w:val="0"/>
            <w:szCs w:val="24"/>
            <w:rPrChange w:id="237" w:author="John Pyles" w:date="2018-12-11T23:21:00Z">
              <w:rPr>
                <w:rFonts w:asciiTheme="minorHAnsi" w:hAnsiTheme="minorHAnsi" w:cstheme="minorHAnsi"/>
                <w:b w:val="0"/>
                <w:sz w:val="20"/>
                <w:szCs w:val="24"/>
              </w:rPr>
            </w:rPrChange>
          </w:rPr>
          <w:t>Contact the CMU IRB (</w:t>
        </w:r>
        <w:r w:rsidRPr="001D24A5">
          <w:rPr>
            <w:rFonts w:asciiTheme="minorHAnsi" w:hAnsiTheme="minorHAnsi" w:cstheme="minorHAnsi"/>
            <w:b w:val="0"/>
            <w:szCs w:val="24"/>
          </w:rPr>
          <w:fldChar w:fldCharType="begin"/>
        </w:r>
        <w:r w:rsidRPr="001D24A5">
          <w:rPr>
            <w:rFonts w:asciiTheme="minorHAnsi" w:hAnsiTheme="minorHAnsi" w:cstheme="minorHAnsi"/>
            <w:b w:val="0"/>
            <w:szCs w:val="24"/>
          </w:rPr>
          <w:instrText xml:space="preserve"> HYPERLINK "mailto:irb-requests@andrew.cmu.edu" </w:instrText>
        </w:r>
        <w:r w:rsidRPr="001D24A5">
          <w:rPr>
            <w:rFonts w:asciiTheme="minorHAnsi" w:hAnsiTheme="minorHAnsi" w:cstheme="minorHAnsi"/>
            <w:b w:val="0"/>
            <w:szCs w:val="24"/>
          </w:rPr>
          <w:fldChar w:fldCharType="separate"/>
        </w:r>
        <w:r w:rsidRPr="001D24A5">
          <w:rPr>
            <w:rStyle w:val="Hyperlink"/>
            <w:rFonts w:asciiTheme="minorHAnsi" w:hAnsiTheme="minorHAnsi" w:cstheme="minorHAnsi"/>
            <w:b w:val="0"/>
            <w:rPrChange w:id="238" w:author="John Pyles" w:date="2018-12-11T23:21:00Z">
              <w:rPr>
                <w:rFonts w:asciiTheme="minorHAnsi" w:hAnsiTheme="minorHAnsi" w:cstheme="minorHAnsi"/>
                <w:b w:val="0"/>
                <w:sz w:val="20"/>
                <w:szCs w:val="24"/>
              </w:rPr>
            </w:rPrChange>
          </w:rPr>
          <w:t>irb-requests@andrew.cmu.edu</w:t>
        </w:r>
        <w:r w:rsidRPr="001D24A5">
          <w:rPr>
            <w:rFonts w:asciiTheme="minorHAnsi" w:hAnsiTheme="minorHAnsi" w:cstheme="minorHAnsi"/>
            <w:b w:val="0"/>
            <w:szCs w:val="24"/>
          </w:rPr>
          <w:fldChar w:fldCharType="end"/>
        </w:r>
        <w:r w:rsidRPr="00DC43FB">
          <w:rPr>
            <w:rFonts w:asciiTheme="minorHAnsi" w:hAnsiTheme="minorHAnsi" w:cstheme="minorHAnsi"/>
            <w:b w:val="0"/>
            <w:szCs w:val="24"/>
            <w:rPrChange w:id="239" w:author="John Pyles" w:date="2018-12-11T23:21:00Z">
              <w:rPr>
                <w:rFonts w:asciiTheme="minorHAnsi" w:hAnsiTheme="minorHAnsi" w:cstheme="minorHAnsi"/>
                <w:b w:val="0"/>
                <w:sz w:val="20"/>
                <w:szCs w:val="24"/>
              </w:rPr>
            </w:rPrChange>
          </w:rPr>
          <w:t>) and initiate the approval process at CMU by obtaining an account on the SPAR</w:t>
        </w:r>
      </w:ins>
      <w:ins w:id="240" w:author="John Pyles" w:date="2018-12-11T23:22:00Z">
        <w:r>
          <w:rPr>
            <w:rFonts w:asciiTheme="minorHAnsi" w:hAnsiTheme="minorHAnsi" w:cstheme="minorHAnsi"/>
            <w:b w:val="0"/>
            <w:szCs w:val="24"/>
          </w:rPr>
          <w:t>CS</w:t>
        </w:r>
      </w:ins>
      <w:ins w:id="241" w:author="John Pyles" w:date="2018-12-11T23:21:00Z">
        <w:r w:rsidRPr="00DC43FB">
          <w:rPr>
            <w:rFonts w:asciiTheme="minorHAnsi" w:hAnsiTheme="minorHAnsi" w:cstheme="minorHAnsi"/>
            <w:b w:val="0"/>
            <w:szCs w:val="24"/>
            <w:rPrChange w:id="242" w:author="John Pyles" w:date="2018-12-11T23:21:00Z">
              <w:rPr>
                <w:rFonts w:asciiTheme="minorHAnsi" w:hAnsiTheme="minorHAnsi" w:cstheme="minorHAnsi"/>
                <w:b w:val="0"/>
                <w:sz w:val="20"/>
                <w:szCs w:val="24"/>
              </w:rPr>
            </w:rPrChange>
          </w:rPr>
          <w:t xml:space="preserve"> system.  </w:t>
        </w:r>
      </w:ins>
    </w:p>
    <w:p w14:paraId="7A5D111E" w14:textId="6812CE4D" w:rsidR="00DC43FB" w:rsidRPr="00DC43FB" w:rsidRDefault="00DC43FB" w:rsidP="00DC43FB">
      <w:pPr>
        <w:pStyle w:val="Title"/>
        <w:numPr>
          <w:ilvl w:val="2"/>
          <w:numId w:val="2"/>
        </w:numPr>
        <w:jc w:val="left"/>
        <w:rPr>
          <w:ins w:id="243" w:author="John Pyles" w:date="2018-12-11T23:21:00Z"/>
          <w:rFonts w:asciiTheme="minorHAnsi" w:hAnsiTheme="minorHAnsi" w:cstheme="minorHAnsi"/>
          <w:b w:val="0"/>
          <w:szCs w:val="24"/>
        </w:rPr>
      </w:pPr>
      <w:ins w:id="244" w:author="John Pyles" w:date="2018-12-11T23:21:00Z">
        <w:r w:rsidRPr="00DC43FB">
          <w:rPr>
            <w:rFonts w:asciiTheme="minorHAnsi" w:hAnsiTheme="minorHAnsi" w:cstheme="minorHAnsi"/>
            <w:b w:val="0"/>
            <w:szCs w:val="24"/>
            <w:rPrChange w:id="245" w:author="John Pyles" w:date="2018-12-11T23:21:00Z">
              <w:rPr>
                <w:rFonts w:asciiTheme="minorHAnsi" w:hAnsiTheme="minorHAnsi" w:cstheme="minorHAnsi"/>
                <w:b w:val="0"/>
                <w:sz w:val="20"/>
                <w:szCs w:val="24"/>
              </w:rPr>
            </w:rPrChange>
          </w:rPr>
          <w:t xml:space="preserve">You will be given a sponsored </w:t>
        </w:r>
      </w:ins>
      <w:ins w:id="246" w:author="John Pyles" w:date="2018-12-11T23:22:00Z">
        <w:r>
          <w:rPr>
            <w:rFonts w:asciiTheme="minorHAnsi" w:hAnsiTheme="minorHAnsi" w:cstheme="minorHAnsi"/>
            <w:b w:val="0"/>
            <w:szCs w:val="24"/>
          </w:rPr>
          <w:t xml:space="preserve">Andrew </w:t>
        </w:r>
      </w:ins>
      <w:ins w:id="247" w:author="John Pyles" w:date="2018-12-11T23:21:00Z">
        <w:r w:rsidRPr="00DC43FB">
          <w:rPr>
            <w:rFonts w:asciiTheme="minorHAnsi" w:hAnsiTheme="minorHAnsi" w:cstheme="minorHAnsi"/>
            <w:b w:val="0"/>
            <w:szCs w:val="24"/>
            <w:rPrChange w:id="248" w:author="John Pyles" w:date="2018-12-11T23:21:00Z">
              <w:rPr>
                <w:rFonts w:asciiTheme="minorHAnsi" w:hAnsiTheme="minorHAnsi" w:cstheme="minorHAnsi"/>
                <w:b w:val="0"/>
                <w:sz w:val="20"/>
                <w:szCs w:val="24"/>
              </w:rPr>
            </w:rPrChange>
          </w:rPr>
          <w:t>account and firewall access in order to use the online SPAR</w:t>
        </w:r>
      </w:ins>
      <w:ins w:id="249" w:author="John Pyles" w:date="2018-12-11T23:22:00Z">
        <w:r>
          <w:rPr>
            <w:rFonts w:asciiTheme="minorHAnsi" w:hAnsiTheme="minorHAnsi" w:cstheme="minorHAnsi"/>
            <w:b w:val="0"/>
            <w:szCs w:val="24"/>
          </w:rPr>
          <w:t>CS</w:t>
        </w:r>
      </w:ins>
      <w:ins w:id="250" w:author="John Pyles" w:date="2018-12-11T23:21:00Z">
        <w:r w:rsidRPr="00DC43FB">
          <w:rPr>
            <w:rFonts w:asciiTheme="minorHAnsi" w:hAnsiTheme="minorHAnsi" w:cstheme="minorHAnsi"/>
            <w:b w:val="0"/>
            <w:szCs w:val="24"/>
            <w:rPrChange w:id="251" w:author="John Pyles" w:date="2018-12-11T23:21:00Z">
              <w:rPr>
                <w:rFonts w:asciiTheme="minorHAnsi" w:hAnsiTheme="minorHAnsi" w:cstheme="minorHAnsi"/>
                <w:b w:val="0"/>
                <w:sz w:val="20"/>
                <w:szCs w:val="24"/>
              </w:rPr>
            </w:rPrChange>
          </w:rPr>
          <w:t xml:space="preserve"> system.</w:t>
        </w:r>
      </w:ins>
    </w:p>
    <w:p w14:paraId="5F66A774" w14:textId="0880A1D3" w:rsidR="00DC43FB" w:rsidRPr="00DC43FB" w:rsidRDefault="00DC43FB" w:rsidP="00DC43FB">
      <w:pPr>
        <w:pStyle w:val="Title"/>
        <w:numPr>
          <w:ilvl w:val="2"/>
          <w:numId w:val="2"/>
        </w:numPr>
        <w:jc w:val="left"/>
        <w:rPr>
          <w:ins w:id="252" w:author="John Pyles" w:date="2018-12-11T23:21:00Z"/>
          <w:rFonts w:asciiTheme="minorHAnsi" w:hAnsiTheme="minorHAnsi" w:cstheme="minorHAnsi"/>
          <w:b w:val="0"/>
          <w:szCs w:val="24"/>
        </w:rPr>
      </w:pPr>
      <w:ins w:id="253" w:author="John Pyles" w:date="2018-12-11T23:21:00Z">
        <w:r w:rsidRPr="00DC43FB">
          <w:rPr>
            <w:rFonts w:asciiTheme="minorHAnsi" w:hAnsiTheme="minorHAnsi" w:cstheme="minorHAnsi"/>
            <w:b w:val="0"/>
            <w:szCs w:val="24"/>
            <w:rPrChange w:id="254" w:author="John Pyles" w:date="2018-12-11T23:21:00Z">
              <w:rPr>
                <w:rFonts w:asciiTheme="minorHAnsi" w:hAnsiTheme="minorHAnsi" w:cstheme="minorHAnsi"/>
                <w:b w:val="0"/>
                <w:sz w:val="20"/>
                <w:szCs w:val="24"/>
              </w:rPr>
            </w:rPrChange>
          </w:rPr>
          <w:t xml:space="preserve">Submit your IRB to the </w:t>
        </w:r>
      </w:ins>
      <w:ins w:id="255" w:author="John Pyles" w:date="2018-12-11T23:22:00Z">
        <w:r>
          <w:rPr>
            <w:rFonts w:asciiTheme="minorHAnsi" w:hAnsiTheme="minorHAnsi" w:cstheme="minorHAnsi"/>
            <w:b w:val="0"/>
            <w:szCs w:val="24"/>
          </w:rPr>
          <w:t>SPARCS</w:t>
        </w:r>
      </w:ins>
      <w:ins w:id="256" w:author="John Pyles" w:date="2018-12-11T23:21:00Z">
        <w:r w:rsidRPr="00DC43FB">
          <w:rPr>
            <w:rFonts w:asciiTheme="minorHAnsi" w:hAnsiTheme="minorHAnsi" w:cstheme="minorHAnsi"/>
            <w:b w:val="0"/>
            <w:szCs w:val="24"/>
            <w:rPrChange w:id="257" w:author="John Pyles" w:date="2018-12-11T23:21:00Z">
              <w:rPr>
                <w:rFonts w:asciiTheme="minorHAnsi" w:hAnsiTheme="minorHAnsi" w:cstheme="minorHAnsi"/>
                <w:b w:val="0"/>
                <w:sz w:val="20"/>
                <w:szCs w:val="24"/>
              </w:rPr>
            </w:rPrChange>
          </w:rPr>
          <w:t xml:space="preserve"> system. This should </w:t>
        </w:r>
        <w:r w:rsidRPr="00DC43FB">
          <w:rPr>
            <w:rFonts w:asciiTheme="minorHAnsi" w:hAnsiTheme="minorHAnsi" w:cstheme="minorHAnsi"/>
            <w:szCs w:val="24"/>
            <w:rPrChange w:id="258" w:author="John Pyles" w:date="2018-12-11T23:21:00Z">
              <w:rPr>
                <w:rFonts w:asciiTheme="minorHAnsi" w:hAnsiTheme="minorHAnsi" w:cstheme="minorHAnsi"/>
                <w:sz w:val="20"/>
                <w:szCs w:val="24"/>
              </w:rPr>
            </w:rPrChange>
          </w:rPr>
          <w:t>only</w:t>
        </w:r>
        <w:r w:rsidRPr="00DC43FB">
          <w:rPr>
            <w:rFonts w:asciiTheme="minorHAnsi" w:hAnsiTheme="minorHAnsi" w:cstheme="minorHAnsi"/>
            <w:b w:val="0"/>
            <w:szCs w:val="24"/>
            <w:rPrChange w:id="259" w:author="John Pyles" w:date="2018-12-11T23:21:00Z">
              <w:rPr>
                <w:rFonts w:asciiTheme="minorHAnsi" w:hAnsiTheme="minorHAnsi" w:cstheme="minorHAnsi"/>
                <w:b w:val="0"/>
                <w:sz w:val="20"/>
                <w:szCs w:val="24"/>
              </w:rPr>
            </w:rPrChange>
          </w:rPr>
          <w:t xml:space="preserve"> include procedures that will be conducted on CMU campus.</w:t>
        </w:r>
      </w:ins>
    </w:p>
    <w:p w14:paraId="24B44D53" w14:textId="340721F3" w:rsidR="00DC43FB" w:rsidRDefault="00DC43FB" w:rsidP="00296C51">
      <w:pPr>
        <w:pStyle w:val="Title"/>
        <w:ind w:left="1440"/>
        <w:jc w:val="left"/>
        <w:rPr>
          <w:ins w:id="260" w:author="John Pyles" w:date="2018-12-11T23:20:00Z"/>
          <w:rFonts w:asciiTheme="minorHAnsi" w:hAnsiTheme="minorHAnsi" w:cstheme="minorHAnsi"/>
          <w:b w:val="0"/>
          <w:szCs w:val="24"/>
        </w:rPr>
      </w:pPr>
    </w:p>
    <w:p w14:paraId="10AE34FB" w14:textId="2C0B49F1" w:rsidR="00DC43FB" w:rsidRPr="00DD2D06" w:rsidRDefault="00DC43FB">
      <w:pPr>
        <w:pStyle w:val="Title"/>
        <w:numPr>
          <w:ilvl w:val="0"/>
          <w:numId w:val="72"/>
        </w:numPr>
        <w:jc w:val="left"/>
        <w:rPr>
          <w:ins w:id="261" w:author="John Pyles" w:date="2018-12-11T23:19:00Z"/>
          <w:rFonts w:asciiTheme="minorHAnsi" w:hAnsiTheme="minorHAnsi" w:cstheme="minorHAnsi"/>
          <w:b w:val="0"/>
          <w:szCs w:val="24"/>
        </w:rPr>
        <w:pPrChange w:id="262" w:author="John Pyles" w:date="2018-12-11T23:26:00Z">
          <w:pPr>
            <w:pStyle w:val="Title"/>
            <w:jc w:val="left"/>
          </w:pPr>
        </w:pPrChange>
      </w:pPr>
      <w:ins w:id="263" w:author="John Pyles" w:date="2018-12-11T23:22:00Z">
        <w:r w:rsidRPr="00DC43FB">
          <w:rPr>
            <w:rFonts w:asciiTheme="minorHAnsi" w:hAnsiTheme="minorHAnsi" w:cstheme="minorHAnsi"/>
            <w:b w:val="0"/>
            <w:szCs w:val="24"/>
            <w:rPrChange w:id="264" w:author="John Pyles" w:date="2018-12-11T23:23:00Z">
              <w:rPr>
                <w:rFonts w:asciiTheme="minorHAnsi" w:hAnsiTheme="minorHAnsi" w:cstheme="minorHAnsi"/>
                <w:b w:val="0"/>
                <w:sz w:val="20"/>
                <w:szCs w:val="24"/>
              </w:rPr>
            </w:rPrChange>
          </w:rPr>
          <w:t xml:space="preserve">Begin EUA process </w:t>
        </w:r>
      </w:ins>
      <w:ins w:id="265" w:author="John Pyles" w:date="2018-12-11T23:24:00Z">
        <w:r w:rsidR="00DD2D06">
          <w:rPr>
            <w:rFonts w:asciiTheme="minorHAnsi" w:hAnsiTheme="minorHAnsi" w:cstheme="minorHAnsi"/>
            <w:b w:val="0"/>
            <w:szCs w:val="24"/>
          </w:rPr>
          <w:t>(Instructions in Section 2.3)</w:t>
        </w:r>
      </w:ins>
    </w:p>
    <w:p w14:paraId="65A5CEFA" w14:textId="77777777" w:rsidR="00296C51" w:rsidRDefault="00296C51" w:rsidP="00296C51">
      <w:pPr>
        <w:pStyle w:val="Title"/>
        <w:jc w:val="left"/>
        <w:rPr>
          <w:ins w:id="266" w:author="John Pyles" w:date="2018-12-11T23:19:00Z"/>
          <w:rFonts w:asciiTheme="minorHAnsi" w:hAnsiTheme="minorHAnsi" w:cstheme="minorHAnsi"/>
          <w:b w:val="0"/>
          <w:szCs w:val="24"/>
        </w:rPr>
      </w:pPr>
    </w:p>
    <w:p w14:paraId="250226E3" w14:textId="77777777" w:rsidR="00296C51" w:rsidRDefault="00296C51">
      <w:pPr>
        <w:pStyle w:val="Title"/>
        <w:numPr>
          <w:ilvl w:val="0"/>
          <w:numId w:val="72"/>
        </w:numPr>
        <w:jc w:val="left"/>
        <w:rPr>
          <w:ins w:id="267" w:author="John Pyles" w:date="2018-12-11T23:19:00Z"/>
          <w:rFonts w:asciiTheme="minorHAnsi" w:hAnsiTheme="minorHAnsi" w:cstheme="minorHAnsi"/>
          <w:b w:val="0"/>
          <w:szCs w:val="24"/>
        </w:rPr>
        <w:pPrChange w:id="268" w:author="John Pyles" w:date="2018-12-11T23:19:00Z">
          <w:pPr>
            <w:pStyle w:val="Title"/>
            <w:numPr>
              <w:numId w:val="2"/>
            </w:numPr>
            <w:ind w:left="720" w:hanging="360"/>
            <w:jc w:val="left"/>
          </w:pPr>
        </w:pPrChange>
      </w:pPr>
      <w:ins w:id="269" w:author="John Pyles" w:date="2018-12-11T23:19:00Z">
        <w:r>
          <w:rPr>
            <w:rFonts w:asciiTheme="minorHAnsi" w:hAnsiTheme="minorHAnsi" w:cstheme="minorHAnsi"/>
            <w:b w:val="0"/>
            <w:szCs w:val="24"/>
          </w:rPr>
          <w:t>On receipt of IRB approval and BRIDGE project approval accounts will be setup on:</w:t>
        </w:r>
      </w:ins>
    </w:p>
    <w:p w14:paraId="5E9A92AD" w14:textId="77777777" w:rsidR="00296C51" w:rsidRDefault="00296C51">
      <w:pPr>
        <w:pStyle w:val="Title"/>
        <w:numPr>
          <w:ilvl w:val="1"/>
          <w:numId w:val="72"/>
        </w:numPr>
        <w:jc w:val="left"/>
        <w:rPr>
          <w:ins w:id="270" w:author="John Pyles" w:date="2018-12-11T23:19:00Z"/>
          <w:rFonts w:asciiTheme="minorHAnsi" w:hAnsiTheme="minorHAnsi" w:cstheme="minorHAnsi"/>
          <w:b w:val="0"/>
          <w:szCs w:val="24"/>
        </w:rPr>
        <w:pPrChange w:id="271" w:author="John Pyles" w:date="2018-12-11T23:19:00Z">
          <w:pPr>
            <w:pStyle w:val="Title"/>
            <w:numPr>
              <w:ilvl w:val="1"/>
              <w:numId w:val="2"/>
            </w:numPr>
            <w:ind w:left="1440" w:hanging="360"/>
            <w:jc w:val="left"/>
          </w:pPr>
        </w:pPrChange>
      </w:pPr>
      <w:ins w:id="272" w:author="John Pyles" w:date="2018-12-11T23:19:00Z">
        <w:r>
          <w:rPr>
            <w:rFonts w:asciiTheme="minorHAnsi" w:hAnsiTheme="minorHAnsi" w:cstheme="minorHAnsi"/>
            <w:b w:val="0"/>
            <w:szCs w:val="24"/>
          </w:rPr>
          <w:t xml:space="preserve">BRIDGE Scheduler System: Administered by Scott </w:t>
        </w:r>
        <w:proofErr w:type="spellStart"/>
        <w:r>
          <w:rPr>
            <w:rFonts w:asciiTheme="minorHAnsi" w:hAnsiTheme="minorHAnsi" w:cstheme="minorHAnsi"/>
            <w:b w:val="0"/>
            <w:szCs w:val="24"/>
          </w:rPr>
          <w:t>Kurdilla</w:t>
        </w:r>
        <w:proofErr w:type="spellEnd"/>
        <w:r>
          <w:rPr>
            <w:rFonts w:asciiTheme="minorHAnsi" w:hAnsiTheme="minorHAnsi" w:cstheme="minorHAnsi"/>
            <w:b w:val="0"/>
            <w:szCs w:val="24"/>
          </w:rPr>
          <w:t xml:space="preserve"> (kurdilla@cmu.edu)</w:t>
        </w:r>
      </w:ins>
    </w:p>
    <w:p w14:paraId="109BF583" w14:textId="42C95556" w:rsidR="00296C51" w:rsidRPr="00D86B0A" w:rsidRDefault="00296C51">
      <w:pPr>
        <w:pStyle w:val="Title"/>
        <w:numPr>
          <w:ilvl w:val="1"/>
          <w:numId w:val="72"/>
        </w:numPr>
        <w:jc w:val="left"/>
        <w:rPr>
          <w:ins w:id="273" w:author="John Pyles" w:date="2018-12-11T23:19:00Z"/>
          <w:rFonts w:asciiTheme="minorHAnsi" w:hAnsiTheme="minorHAnsi" w:cstheme="minorHAnsi"/>
          <w:b w:val="0"/>
          <w:szCs w:val="24"/>
        </w:rPr>
        <w:pPrChange w:id="274" w:author="John Pyles" w:date="2018-12-11T23:28:00Z">
          <w:pPr>
            <w:pStyle w:val="Title"/>
            <w:numPr>
              <w:ilvl w:val="1"/>
              <w:numId w:val="2"/>
            </w:numPr>
            <w:ind w:left="1440" w:hanging="360"/>
            <w:jc w:val="left"/>
          </w:pPr>
        </w:pPrChange>
      </w:pPr>
      <w:ins w:id="275" w:author="John Pyles" w:date="2018-12-11T23:19:00Z">
        <w:r>
          <w:rPr>
            <w:rFonts w:asciiTheme="minorHAnsi" w:hAnsiTheme="minorHAnsi" w:cstheme="minorHAnsi"/>
            <w:b w:val="0"/>
            <w:szCs w:val="24"/>
          </w:rPr>
          <w:t>BRIDGE Data Server: Administered by Vincent Sha (</w:t>
        </w:r>
        <w:r>
          <w:rPr>
            <w:rFonts w:asciiTheme="minorHAnsi" w:hAnsiTheme="minorHAnsi" w:cstheme="minorHAnsi"/>
            <w:b w:val="0"/>
            <w:szCs w:val="28"/>
          </w:rPr>
          <w:t>vks@andrew.cmu.edu)</w:t>
        </w:r>
      </w:ins>
    </w:p>
    <w:p w14:paraId="4A2663DA" w14:textId="77777777" w:rsidR="00296C51" w:rsidRDefault="00296C51" w:rsidP="00296C51">
      <w:pPr>
        <w:pStyle w:val="Title"/>
        <w:jc w:val="left"/>
        <w:rPr>
          <w:ins w:id="276" w:author="John Pyles" w:date="2018-12-11T23:19:00Z"/>
          <w:rFonts w:asciiTheme="minorHAnsi" w:hAnsiTheme="minorHAnsi" w:cstheme="minorHAnsi"/>
          <w:b w:val="0"/>
          <w:szCs w:val="24"/>
        </w:rPr>
      </w:pPr>
    </w:p>
    <w:p w14:paraId="3DD1840D" w14:textId="77777777" w:rsidR="00296C51" w:rsidRDefault="00296C51">
      <w:pPr>
        <w:pStyle w:val="Title"/>
        <w:numPr>
          <w:ilvl w:val="0"/>
          <w:numId w:val="72"/>
        </w:numPr>
        <w:jc w:val="left"/>
        <w:rPr>
          <w:ins w:id="277" w:author="John Pyles" w:date="2018-12-11T23:19:00Z"/>
        </w:rPr>
        <w:pPrChange w:id="278" w:author="John Pyles" w:date="2018-12-11T23:19:00Z">
          <w:pPr>
            <w:pStyle w:val="Title"/>
            <w:numPr>
              <w:numId w:val="2"/>
            </w:numPr>
            <w:ind w:left="720" w:hanging="360"/>
            <w:jc w:val="left"/>
          </w:pPr>
        </w:pPrChange>
      </w:pPr>
      <w:ins w:id="279" w:author="John Pyles" w:date="2018-12-11T23:19:00Z">
        <w:r>
          <w:rPr>
            <w:rFonts w:asciiTheme="minorHAnsi" w:hAnsiTheme="minorHAnsi" w:cstheme="minorHAnsi"/>
            <w:b w:val="0"/>
            <w:szCs w:val="24"/>
          </w:rPr>
          <w:t>Provide grant funding and billing information to the Scientific Operations Director (</w:t>
        </w:r>
        <w:r>
          <w:rPr>
            <w:rStyle w:val="InternetLink"/>
            <w:rFonts w:asciiTheme="minorHAnsi" w:hAnsiTheme="minorHAnsi" w:cstheme="minorHAnsi"/>
            <w:b w:val="0"/>
            <w:szCs w:val="24"/>
          </w:rPr>
          <w:fldChar w:fldCharType="begin"/>
        </w:r>
        <w:r>
          <w:rPr>
            <w:rStyle w:val="InternetLink"/>
            <w:rFonts w:asciiTheme="minorHAnsi" w:hAnsiTheme="minorHAnsi" w:cstheme="minorHAnsi"/>
            <w:b w:val="0"/>
            <w:szCs w:val="24"/>
          </w:rPr>
          <w:instrText xml:space="preserve"> HYPERLINK "mailto:jpyles@cmu.edu" \h </w:instrText>
        </w:r>
        <w:r>
          <w:rPr>
            <w:rStyle w:val="InternetLink"/>
            <w:rFonts w:asciiTheme="minorHAnsi" w:hAnsiTheme="minorHAnsi" w:cstheme="minorHAnsi"/>
            <w:b w:val="0"/>
            <w:szCs w:val="24"/>
          </w:rPr>
          <w:fldChar w:fldCharType="separate"/>
        </w:r>
        <w:r>
          <w:rPr>
            <w:rStyle w:val="InternetLink"/>
            <w:rFonts w:asciiTheme="minorHAnsi" w:hAnsiTheme="minorHAnsi" w:cstheme="minorHAnsi"/>
            <w:b w:val="0"/>
            <w:szCs w:val="24"/>
          </w:rPr>
          <w:t>jpyles@cmu.edu</w:t>
        </w:r>
        <w:r>
          <w:rPr>
            <w:rStyle w:val="InternetLink"/>
            <w:rFonts w:asciiTheme="minorHAnsi" w:hAnsiTheme="minorHAnsi" w:cstheme="minorHAnsi"/>
            <w:b w:val="0"/>
            <w:szCs w:val="24"/>
          </w:rPr>
          <w:fldChar w:fldCharType="end"/>
        </w:r>
        <w:r>
          <w:rPr>
            <w:rFonts w:asciiTheme="minorHAnsi" w:hAnsiTheme="minorHAnsi" w:cstheme="minorHAnsi"/>
            <w:b w:val="0"/>
            <w:szCs w:val="24"/>
          </w:rPr>
          <w:t>) and MR Technologist (</w:t>
        </w:r>
        <w:r>
          <w:rPr>
            <w:rStyle w:val="InternetLink"/>
            <w:rFonts w:asciiTheme="minorHAnsi" w:hAnsiTheme="minorHAnsi" w:cstheme="minorHAnsi"/>
            <w:b w:val="0"/>
            <w:szCs w:val="24"/>
          </w:rPr>
          <w:fldChar w:fldCharType="begin"/>
        </w:r>
        <w:r>
          <w:rPr>
            <w:rStyle w:val="InternetLink"/>
            <w:rFonts w:asciiTheme="minorHAnsi" w:hAnsiTheme="minorHAnsi" w:cstheme="minorHAnsi"/>
            <w:b w:val="0"/>
            <w:szCs w:val="24"/>
          </w:rPr>
          <w:instrText xml:space="preserve"> HYPERLINK "mailto:kurdilla@cmu.edu" \h </w:instrText>
        </w:r>
        <w:r>
          <w:rPr>
            <w:rStyle w:val="InternetLink"/>
            <w:rFonts w:asciiTheme="minorHAnsi" w:hAnsiTheme="minorHAnsi" w:cstheme="minorHAnsi"/>
            <w:b w:val="0"/>
            <w:szCs w:val="24"/>
          </w:rPr>
          <w:fldChar w:fldCharType="separate"/>
        </w:r>
        <w:r>
          <w:rPr>
            <w:rStyle w:val="InternetLink"/>
            <w:rFonts w:asciiTheme="minorHAnsi" w:hAnsiTheme="minorHAnsi" w:cstheme="minorHAnsi"/>
            <w:b w:val="0"/>
            <w:szCs w:val="24"/>
          </w:rPr>
          <w:t>kurdilla@cmu.edu</w:t>
        </w:r>
        <w:r>
          <w:rPr>
            <w:rStyle w:val="InternetLink"/>
            <w:rFonts w:asciiTheme="minorHAnsi" w:hAnsiTheme="minorHAnsi" w:cstheme="minorHAnsi"/>
            <w:b w:val="0"/>
            <w:szCs w:val="24"/>
          </w:rPr>
          <w:fldChar w:fldCharType="end"/>
        </w:r>
        <w:r>
          <w:rPr>
            <w:rFonts w:asciiTheme="minorHAnsi" w:hAnsiTheme="minorHAnsi" w:cstheme="minorHAnsi"/>
            <w:b w:val="0"/>
            <w:szCs w:val="24"/>
          </w:rPr>
          <w:t>).</w:t>
        </w:r>
      </w:ins>
    </w:p>
    <w:p w14:paraId="29C3C91B" w14:textId="77777777" w:rsidR="00296C51" w:rsidRDefault="00296C51" w:rsidP="00296C51">
      <w:pPr>
        <w:pStyle w:val="Title"/>
        <w:jc w:val="left"/>
        <w:rPr>
          <w:ins w:id="280" w:author="John Pyles" w:date="2018-12-11T23:19:00Z"/>
          <w:rFonts w:asciiTheme="minorHAnsi" w:hAnsiTheme="minorHAnsi" w:cstheme="minorHAnsi"/>
          <w:b w:val="0"/>
          <w:szCs w:val="24"/>
        </w:rPr>
      </w:pPr>
    </w:p>
    <w:p w14:paraId="5706D73D" w14:textId="77777777" w:rsidR="00296C51" w:rsidRDefault="00296C51">
      <w:pPr>
        <w:pStyle w:val="Title"/>
        <w:numPr>
          <w:ilvl w:val="0"/>
          <w:numId w:val="72"/>
        </w:numPr>
        <w:jc w:val="left"/>
        <w:rPr>
          <w:ins w:id="281" w:author="John Pyles" w:date="2018-12-11T23:19:00Z"/>
          <w:rFonts w:asciiTheme="minorHAnsi" w:hAnsiTheme="minorHAnsi" w:cstheme="minorHAnsi"/>
          <w:b w:val="0"/>
          <w:szCs w:val="24"/>
        </w:rPr>
        <w:pPrChange w:id="282" w:author="John Pyles" w:date="2018-12-11T23:19:00Z">
          <w:pPr>
            <w:pStyle w:val="Title"/>
            <w:numPr>
              <w:numId w:val="2"/>
            </w:numPr>
            <w:ind w:left="720" w:hanging="360"/>
            <w:jc w:val="left"/>
          </w:pPr>
        </w:pPrChange>
      </w:pPr>
      <w:ins w:id="283" w:author="John Pyles" w:date="2018-12-11T23:19:00Z">
        <w:r>
          <w:rPr>
            <w:rFonts w:asciiTheme="minorHAnsi" w:hAnsiTheme="minorHAnsi" w:cstheme="minorHAnsi"/>
            <w:b w:val="0"/>
            <w:szCs w:val="24"/>
          </w:rPr>
          <w:t>Meet with Scientific Operations Director to setup scanning protocols and equipment.</w:t>
        </w:r>
      </w:ins>
    </w:p>
    <w:p w14:paraId="3C7C3579" w14:textId="77777777" w:rsidR="00296C51" w:rsidRDefault="00296C51" w:rsidP="00296C51">
      <w:pPr>
        <w:pStyle w:val="ListParagraph"/>
        <w:rPr>
          <w:ins w:id="284" w:author="John Pyles" w:date="2018-12-11T23:19:00Z"/>
          <w:rFonts w:asciiTheme="minorHAnsi" w:hAnsiTheme="minorHAnsi" w:cstheme="minorHAnsi"/>
        </w:rPr>
      </w:pPr>
    </w:p>
    <w:p w14:paraId="5628A91A" w14:textId="544F4589" w:rsidR="00904DD9" w:rsidRPr="004368AA" w:rsidRDefault="00904DD9" w:rsidP="00904DD9">
      <w:pPr>
        <w:pStyle w:val="Title"/>
        <w:jc w:val="left"/>
        <w:rPr>
          <w:ins w:id="285" w:author="John Pyles" w:date="2018-12-11T23:31:00Z"/>
          <w:rFonts w:asciiTheme="minorHAnsi" w:hAnsiTheme="minorHAnsi" w:cstheme="minorHAnsi"/>
          <w:b w:val="0"/>
          <w:szCs w:val="24"/>
          <w:u w:val="single"/>
        </w:rPr>
      </w:pPr>
      <w:ins w:id="286" w:author="John Pyles" w:date="2018-12-11T23:31:00Z">
        <w:r w:rsidRPr="004368AA">
          <w:rPr>
            <w:rFonts w:asciiTheme="minorHAnsi" w:hAnsiTheme="minorHAnsi" w:cstheme="minorHAnsi"/>
            <w:b w:val="0"/>
            <w:szCs w:val="24"/>
            <w:u w:val="single"/>
          </w:rPr>
          <w:t>For research team</w:t>
        </w:r>
        <w:r>
          <w:rPr>
            <w:rFonts w:asciiTheme="minorHAnsi" w:hAnsiTheme="minorHAnsi" w:cstheme="minorHAnsi"/>
            <w:b w:val="0"/>
            <w:szCs w:val="24"/>
            <w:u w:val="single"/>
          </w:rPr>
          <w:t xml:space="preserve"> members to operate at the BRIDGE Center</w:t>
        </w:r>
        <w:r w:rsidRPr="004368AA">
          <w:rPr>
            <w:rFonts w:asciiTheme="minorHAnsi" w:hAnsiTheme="minorHAnsi" w:cstheme="minorHAnsi"/>
            <w:b w:val="0"/>
            <w:szCs w:val="24"/>
            <w:u w:val="single"/>
          </w:rPr>
          <w:t>:</w:t>
        </w:r>
      </w:ins>
    </w:p>
    <w:p w14:paraId="70EC2ACD" w14:textId="0846E84B" w:rsidR="00904DD9" w:rsidRDefault="00904DD9" w:rsidP="00904DD9">
      <w:pPr>
        <w:pStyle w:val="Title"/>
        <w:numPr>
          <w:ilvl w:val="0"/>
          <w:numId w:val="74"/>
        </w:numPr>
        <w:jc w:val="left"/>
        <w:rPr>
          <w:ins w:id="287" w:author="John Pyles" w:date="2018-12-11T23:31:00Z"/>
          <w:rFonts w:asciiTheme="minorHAnsi" w:hAnsiTheme="minorHAnsi" w:cstheme="minorHAnsi"/>
          <w:b w:val="0"/>
          <w:szCs w:val="24"/>
        </w:rPr>
      </w:pPr>
      <w:ins w:id="288" w:author="John Pyles" w:date="2018-12-11T23:31:00Z">
        <w:r>
          <w:rPr>
            <w:rFonts w:asciiTheme="minorHAnsi" w:hAnsiTheme="minorHAnsi" w:cstheme="minorHAnsi"/>
            <w:b w:val="0"/>
            <w:szCs w:val="24"/>
          </w:rPr>
          <w:t xml:space="preserve">They must complete Safety Training. (To request email: </w:t>
        </w:r>
        <w:r>
          <w:rPr>
            <w:rFonts w:asciiTheme="minorHAnsi" w:hAnsiTheme="minorHAnsi" w:cstheme="minorHAnsi"/>
            <w:b w:val="0"/>
            <w:szCs w:val="24"/>
          </w:rPr>
          <w:fldChar w:fldCharType="begin"/>
        </w:r>
        <w:r>
          <w:rPr>
            <w:rFonts w:asciiTheme="minorHAnsi" w:hAnsiTheme="minorHAnsi" w:cstheme="minorHAnsi"/>
            <w:b w:val="0"/>
            <w:szCs w:val="24"/>
          </w:rPr>
          <w:instrText xml:space="preserve"> HYPERLINK "mailto:bridge-center@andrew.cmu.edu" </w:instrText>
        </w:r>
        <w:r>
          <w:rPr>
            <w:rFonts w:asciiTheme="minorHAnsi" w:hAnsiTheme="minorHAnsi" w:cstheme="minorHAnsi"/>
            <w:b w:val="0"/>
            <w:szCs w:val="24"/>
          </w:rPr>
          <w:fldChar w:fldCharType="separate"/>
        </w:r>
        <w:r w:rsidRPr="00D86B0A">
          <w:rPr>
            <w:rStyle w:val="Hyperlink"/>
            <w:rFonts w:asciiTheme="minorHAnsi" w:hAnsiTheme="minorHAnsi" w:cstheme="minorHAnsi"/>
            <w:b w:val="0"/>
            <w:szCs w:val="24"/>
          </w:rPr>
          <w:t>bridge-center@andrew.cmu.edu</w:t>
        </w:r>
        <w:r>
          <w:rPr>
            <w:rFonts w:asciiTheme="minorHAnsi" w:hAnsiTheme="minorHAnsi" w:cstheme="minorHAnsi"/>
            <w:b w:val="0"/>
            <w:szCs w:val="24"/>
          </w:rPr>
          <w:fldChar w:fldCharType="end"/>
        </w:r>
        <w:r>
          <w:rPr>
            <w:rFonts w:asciiTheme="minorHAnsi" w:hAnsiTheme="minorHAnsi" w:cstheme="minorHAnsi"/>
            <w:b w:val="0"/>
            <w:szCs w:val="24"/>
          </w:rPr>
          <w:t>)</w:t>
        </w:r>
      </w:ins>
    </w:p>
    <w:p w14:paraId="234A35BA" w14:textId="0D39D08C" w:rsidR="00904DD9" w:rsidRDefault="00904DD9" w:rsidP="00904DD9">
      <w:pPr>
        <w:pStyle w:val="Title"/>
        <w:numPr>
          <w:ilvl w:val="0"/>
          <w:numId w:val="74"/>
        </w:numPr>
        <w:jc w:val="left"/>
        <w:rPr>
          <w:ins w:id="289" w:author="John Pyles" w:date="2018-12-11T23:31:00Z"/>
          <w:rFonts w:asciiTheme="minorHAnsi" w:hAnsiTheme="minorHAnsi" w:cstheme="minorHAnsi"/>
          <w:b w:val="0"/>
          <w:szCs w:val="24"/>
        </w:rPr>
      </w:pPr>
      <w:ins w:id="290" w:author="John Pyles" w:date="2018-12-11T23:31:00Z">
        <w:r>
          <w:rPr>
            <w:rFonts w:asciiTheme="minorHAnsi" w:hAnsiTheme="minorHAnsi" w:cstheme="minorHAnsi"/>
            <w:b w:val="0"/>
            <w:szCs w:val="24"/>
          </w:rPr>
          <w:t>T</w:t>
        </w:r>
      </w:ins>
      <w:ins w:id="291" w:author="John Pyles" w:date="2018-12-11T23:32:00Z">
        <w:r>
          <w:rPr>
            <w:rFonts w:asciiTheme="minorHAnsi" w:hAnsiTheme="minorHAnsi" w:cstheme="minorHAnsi"/>
            <w:b w:val="0"/>
            <w:szCs w:val="24"/>
          </w:rPr>
          <w:t xml:space="preserve">hey must be listed on and have signed the project EUA. </w:t>
        </w:r>
      </w:ins>
    </w:p>
    <w:p w14:paraId="2F32EAF1" w14:textId="44F9147E" w:rsidR="00904DD9" w:rsidRDefault="00904DD9" w:rsidP="00904DD9">
      <w:pPr>
        <w:pStyle w:val="Title"/>
        <w:numPr>
          <w:ilvl w:val="0"/>
          <w:numId w:val="74"/>
        </w:numPr>
        <w:jc w:val="left"/>
        <w:rPr>
          <w:ins w:id="292" w:author="John Pyles" w:date="2018-12-11T23:31:00Z"/>
          <w:rFonts w:asciiTheme="minorHAnsi" w:hAnsiTheme="minorHAnsi" w:cstheme="minorHAnsi"/>
          <w:b w:val="0"/>
          <w:szCs w:val="24"/>
        </w:rPr>
      </w:pPr>
      <w:ins w:id="293" w:author="John Pyles" w:date="2018-12-11T23:31:00Z">
        <w:r>
          <w:rPr>
            <w:rFonts w:asciiTheme="minorHAnsi" w:hAnsiTheme="minorHAnsi" w:cstheme="minorHAnsi"/>
            <w:b w:val="0"/>
            <w:szCs w:val="24"/>
          </w:rPr>
          <w:t xml:space="preserve">They must be added to </w:t>
        </w:r>
      </w:ins>
      <w:ins w:id="294" w:author="John Pyles" w:date="2018-12-11T23:32:00Z">
        <w:r>
          <w:rPr>
            <w:rFonts w:asciiTheme="minorHAnsi" w:hAnsiTheme="minorHAnsi" w:cstheme="minorHAnsi"/>
            <w:b w:val="0"/>
            <w:szCs w:val="24"/>
          </w:rPr>
          <w:t>the project</w:t>
        </w:r>
      </w:ins>
      <w:ins w:id="295" w:author="John Pyles" w:date="2018-12-11T23:31:00Z">
        <w:r>
          <w:rPr>
            <w:rFonts w:asciiTheme="minorHAnsi" w:hAnsiTheme="minorHAnsi" w:cstheme="minorHAnsi"/>
            <w:b w:val="0"/>
            <w:szCs w:val="24"/>
          </w:rPr>
          <w:t xml:space="preserve"> CMU IRB protocol.</w:t>
        </w:r>
      </w:ins>
    </w:p>
    <w:p w14:paraId="74A68219" w14:textId="77777777" w:rsidR="00D86B0A" w:rsidRDefault="00D86B0A">
      <w:pPr>
        <w:pStyle w:val="Title"/>
        <w:jc w:val="left"/>
        <w:rPr>
          <w:ins w:id="296" w:author="John Pyles" w:date="2018-12-11T23:19:00Z"/>
          <w:rFonts w:asciiTheme="minorHAnsi" w:hAnsiTheme="minorHAnsi" w:cstheme="minorHAnsi"/>
          <w:b w:val="0"/>
          <w:szCs w:val="24"/>
        </w:rPr>
        <w:pPrChange w:id="297" w:author="John Pyles" w:date="2018-12-11T23:28:00Z">
          <w:pPr>
            <w:pStyle w:val="Title"/>
            <w:numPr>
              <w:numId w:val="71"/>
            </w:numPr>
            <w:ind w:left="720" w:hanging="360"/>
            <w:jc w:val="left"/>
          </w:pPr>
        </w:pPrChange>
      </w:pPr>
    </w:p>
    <w:p w14:paraId="1DCBEC2B" w14:textId="13640997" w:rsidR="00EF6DB1" w:rsidRDefault="006955B2" w:rsidP="00D115BD">
      <w:pPr>
        <w:pStyle w:val="Heading2"/>
      </w:pPr>
      <w:bookmarkStart w:id="298" w:name="_Toc532337962"/>
      <w:r>
        <w:lastRenderedPageBreak/>
        <w:t>2.2</w:t>
      </w:r>
      <w:r>
        <w:tab/>
        <w:t>Project Registration Policy and Procedures</w:t>
      </w:r>
      <w:bookmarkEnd w:id="298"/>
    </w:p>
    <w:p w14:paraId="332FE778" w14:textId="77777777" w:rsidR="00EF6DB1" w:rsidRDefault="00EF6DB1">
      <w:pPr>
        <w:rPr>
          <w:rFonts w:asciiTheme="minorHAnsi" w:hAnsiTheme="minorHAnsi" w:cstheme="minorHAnsi"/>
        </w:rPr>
      </w:pPr>
    </w:p>
    <w:p w14:paraId="4FCFA2C3"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 xml:space="preserve">To ensure safety, maintain thorough records, and facilitate high quality research, all research projects conducted at the BRIDGE Center must be reviewed and approved in accordance with the policies and procedures below. </w:t>
      </w:r>
    </w:p>
    <w:p w14:paraId="6BA3E735" w14:textId="77777777" w:rsidR="00EF6DB1" w:rsidRDefault="00EF6DB1">
      <w:pPr>
        <w:rPr>
          <w:rFonts w:asciiTheme="minorHAnsi" w:hAnsiTheme="minorHAnsi" w:cstheme="minorHAnsi"/>
        </w:rPr>
      </w:pPr>
    </w:p>
    <w:p w14:paraId="09E9CA54"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Primary purpose: </w:t>
      </w:r>
      <w:r>
        <w:rPr>
          <w:rFonts w:asciiTheme="minorHAnsi" w:hAnsiTheme="minorHAnsi" w:cstheme="minorHAnsi"/>
          <w:color w:val="000000"/>
        </w:rPr>
        <w:t>To ensure that experimental procedures comply with BRIDGE Center policies and practices.  </w:t>
      </w:r>
    </w:p>
    <w:p w14:paraId="6903A58C" w14:textId="77777777" w:rsidR="00EF6DB1" w:rsidRDefault="00EF6DB1">
      <w:pPr>
        <w:rPr>
          <w:rFonts w:asciiTheme="minorHAnsi" w:hAnsiTheme="minorHAnsi" w:cstheme="minorHAnsi"/>
        </w:rPr>
      </w:pPr>
    </w:p>
    <w:p w14:paraId="4BF2CC11"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Secondary purpose: </w:t>
      </w:r>
      <w:r>
        <w:rPr>
          <w:rFonts w:asciiTheme="minorHAnsi" w:hAnsiTheme="minorHAnsi" w:cstheme="minorHAnsi"/>
          <w:color w:val="000000"/>
        </w:rPr>
        <w:t xml:space="preserve">To provide advice and input on developing IRB protocols and experimental procedures with regard to safety issues, and best practices for effective research. </w:t>
      </w:r>
    </w:p>
    <w:p w14:paraId="3C8B8AB5" w14:textId="77777777" w:rsidR="00EF6DB1" w:rsidRDefault="00EF6DB1">
      <w:pPr>
        <w:rPr>
          <w:rFonts w:asciiTheme="minorHAnsi" w:hAnsiTheme="minorHAnsi" w:cstheme="minorHAnsi"/>
        </w:rPr>
      </w:pPr>
    </w:p>
    <w:p w14:paraId="5055161F" w14:textId="40B7B0AD"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Definition of “Project”: </w:t>
      </w:r>
      <w:r>
        <w:rPr>
          <w:rFonts w:asciiTheme="minorHAnsi" w:hAnsiTheme="minorHAnsi" w:cstheme="minorHAnsi"/>
          <w:color w:val="000000"/>
        </w:rPr>
        <w:t xml:space="preserve">A project is any experiment or set of experiments that has research procedures defined by </w:t>
      </w:r>
      <w:r>
        <w:rPr>
          <w:rFonts w:asciiTheme="minorHAnsi" w:hAnsiTheme="minorHAnsi" w:cstheme="minorHAnsi"/>
          <w:color w:val="000000"/>
          <w:u w:val="single"/>
        </w:rPr>
        <w:t>one</w:t>
      </w:r>
      <w:r>
        <w:rPr>
          <w:rFonts w:asciiTheme="minorHAnsi" w:hAnsiTheme="minorHAnsi" w:cstheme="minorHAnsi"/>
          <w:color w:val="000000"/>
        </w:rPr>
        <w:t xml:space="preserve"> IRB protocol. If an IRB protocol is modified with regards to experimental procedures relevant to safety or experimental procedures at the MR center, that would constitute a new project, or a new version of the project, </w:t>
      </w:r>
      <w:r>
        <w:rPr>
          <w:rFonts w:asciiTheme="minorHAnsi" w:hAnsiTheme="minorHAnsi" w:cstheme="minorHAnsi"/>
          <w:i/>
          <w:iCs/>
          <w:color w:val="000000"/>
        </w:rPr>
        <w:t>and would require a new safety review</w:t>
      </w:r>
      <w:r>
        <w:rPr>
          <w:rFonts w:asciiTheme="minorHAnsi" w:hAnsiTheme="minorHAnsi" w:cstheme="minorHAnsi"/>
          <w:color w:val="000000"/>
        </w:rPr>
        <w:t>.</w:t>
      </w:r>
      <w:ins w:id="299" w:author="John Pyles" w:date="2018-12-11T19:04:00Z">
        <w:r w:rsidR="00310466">
          <w:rPr>
            <w:rFonts w:asciiTheme="minorHAnsi" w:hAnsiTheme="minorHAnsi" w:cstheme="minorHAnsi"/>
            <w:color w:val="000000"/>
          </w:rPr>
          <w:t xml:space="preserve"> </w:t>
        </w:r>
      </w:ins>
      <w:ins w:id="300" w:author="John Pyles" w:date="2018-12-11T19:06:00Z">
        <w:r w:rsidR="00310466">
          <w:rPr>
            <w:rFonts w:asciiTheme="minorHAnsi" w:hAnsiTheme="minorHAnsi" w:cstheme="minorHAnsi"/>
            <w:color w:val="000000"/>
          </w:rPr>
          <w:t>Modifications can be submitted for BRIDGE feedback before IRB submission.</w:t>
        </w:r>
      </w:ins>
    </w:p>
    <w:p w14:paraId="6B3E9154" w14:textId="77777777" w:rsidR="00EF6DB1" w:rsidRDefault="00EF6DB1">
      <w:pPr>
        <w:rPr>
          <w:rFonts w:asciiTheme="minorHAnsi" w:hAnsiTheme="minorHAnsi" w:cstheme="minorHAnsi"/>
        </w:rPr>
      </w:pPr>
    </w:p>
    <w:p w14:paraId="5A5A3D33" w14:textId="53AFC30F" w:rsidR="00EF6DB1" w:rsidRDefault="006955B2">
      <w:pPr>
        <w:pStyle w:val="NormalWeb"/>
        <w:spacing w:beforeAutospacing="0" w:afterAutospacing="0"/>
      </w:pPr>
      <w:r>
        <w:rPr>
          <w:rFonts w:asciiTheme="minorHAnsi" w:hAnsiTheme="minorHAnsi" w:cstheme="minorHAnsi"/>
          <w:b/>
          <w:bCs/>
          <w:color w:val="000000"/>
        </w:rPr>
        <w:t xml:space="preserve">Definition of “Researcher”: </w:t>
      </w:r>
      <w:r>
        <w:rPr>
          <w:rFonts w:asciiTheme="minorHAnsi" w:hAnsiTheme="minorHAnsi" w:cstheme="minorHAnsi"/>
          <w:color w:val="000000"/>
        </w:rPr>
        <w:t>A researcher is any research staff who will be on premises at either of the BRIDGE Center locations and participating in human subject</w:t>
      </w:r>
      <w:ins w:id="301" w:author="John Pyles" w:date="2018-12-11T19:55:00Z">
        <w:r w:rsidR="00062376">
          <w:rPr>
            <w:rFonts w:asciiTheme="minorHAnsi" w:hAnsiTheme="minorHAnsi" w:cstheme="minorHAnsi"/>
            <w:color w:val="000000"/>
          </w:rPr>
          <w:t>s</w:t>
        </w:r>
      </w:ins>
      <w:r>
        <w:rPr>
          <w:rFonts w:asciiTheme="minorHAnsi" w:hAnsiTheme="minorHAnsi" w:cstheme="minorHAnsi"/>
          <w:color w:val="000000"/>
        </w:rPr>
        <w:t xml:space="preserve"> research activities. All researchers must be listed on the relevant IRB protocol for the research they are conducting, have participated in Safety Training</w:t>
      </w:r>
      <w:r w:rsidR="00112938">
        <w:rPr>
          <w:rFonts w:asciiTheme="minorHAnsi" w:hAnsiTheme="minorHAnsi" w:cstheme="minorHAnsi"/>
          <w:color w:val="000000"/>
        </w:rPr>
        <w:t xml:space="preserve"> and have a Safety Training Form on file</w:t>
      </w:r>
      <w:r>
        <w:rPr>
          <w:rFonts w:asciiTheme="minorHAnsi" w:hAnsiTheme="minorHAnsi" w:cstheme="minorHAnsi"/>
          <w:color w:val="000000"/>
        </w:rPr>
        <w:t xml:space="preserve">, and have signed the relevant EUA (if applicable). </w:t>
      </w:r>
      <w:ins w:id="302" w:author="John Pyles" w:date="2018-12-11T19:07:00Z">
        <w:r w:rsidR="00310466">
          <w:rPr>
            <w:rFonts w:asciiTheme="minorHAnsi" w:hAnsiTheme="minorHAnsi" w:cstheme="minorHAnsi"/>
            <w:color w:val="000000"/>
          </w:rPr>
          <w:t xml:space="preserve">Researchers in training may </w:t>
        </w:r>
      </w:ins>
      <w:ins w:id="303" w:author="John Pyles" w:date="2018-12-11T19:08:00Z">
        <w:r w:rsidR="00310466">
          <w:rPr>
            <w:rFonts w:asciiTheme="minorHAnsi" w:hAnsiTheme="minorHAnsi" w:cstheme="minorHAnsi"/>
            <w:color w:val="000000"/>
          </w:rPr>
          <w:t>observe</w:t>
        </w:r>
        <w:r w:rsidR="008D4842">
          <w:rPr>
            <w:rFonts w:asciiTheme="minorHAnsi" w:hAnsiTheme="minorHAnsi" w:cstheme="minorHAnsi"/>
            <w:color w:val="000000"/>
          </w:rPr>
          <w:t xml:space="preserve"> as a “Visitor”</w:t>
        </w:r>
      </w:ins>
      <w:ins w:id="304" w:author="John Pyles" w:date="2018-12-11T19:09:00Z">
        <w:r w:rsidR="008D4842">
          <w:rPr>
            <w:rFonts w:asciiTheme="minorHAnsi" w:hAnsiTheme="minorHAnsi" w:cstheme="minorHAnsi"/>
            <w:color w:val="000000"/>
          </w:rPr>
          <w:t xml:space="preserve"> (see Section 3.2).</w:t>
        </w:r>
      </w:ins>
    </w:p>
    <w:p w14:paraId="52EAA6C4" w14:textId="77777777" w:rsidR="00EF6DB1" w:rsidRDefault="00EF6DB1">
      <w:pPr>
        <w:rPr>
          <w:rFonts w:asciiTheme="minorHAnsi" w:hAnsiTheme="minorHAnsi" w:cstheme="minorHAnsi"/>
        </w:rPr>
      </w:pPr>
    </w:p>
    <w:p w14:paraId="0F0C93DC"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Project Registration Approval and IRB Approval: </w:t>
      </w:r>
      <w:r>
        <w:rPr>
          <w:rFonts w:asciiTheme="minorHAnsi" w:hAnsiTheme="minorHAnsi" w:cstheme="minorHAnsi"/>
          <w:color w:val="000000"/>
        </w:rPr>
        <w:t xml:space="preserve">After 11/1/18 it is strongly suggested that researchers obtain Project Registration approval </w:t>
      </w:r>
      <w:r>
        <w:rPr>
          <w:rFonts w:asciiTheme="minorHAnsi" w:hAnsiTheme="minorHAnsi" w:cstheme="minorHAnsi"/>
          <w:i/>
          <w:iCs/>
          <w:color w:val="000000"/>
        </w:rPr>
        <w:t>before submitting the project IRB application</w:t>
      </w:r>
      <w:r>
        <w:rPr>
          <w:rFonts w:asciiTheme="minorHAnsi" w:hAnsiTheme="minorHAnsi" w:cstheme="minorHAnsi"/>
          <w:color w:val="000000"/>
        </w:rPr>
        <w:t xml:space="preserve">. This allows any necessary revisions to experimental procedures to be made before the IRB process is started. </w:t>
      </w:r>
      <w:r>
        <w:rPr>
          <w:rFonts w:asciiTheme="minorHAnsi" w:hAnsiTheme="minorHAnsi" w:cstheme="minorHAnsi"/>
          <w:b/>
          <w:bCs/>
          <w:i/>
          <w:iCs/>
          <w:color w:val="000000"/>
        </w:rPr>
        <w:t xml:space="preserve">Only </w:t>
      </w:r>
      <w:r>
        <w:rPr>
          <w:rFonts w:asciiTheme="minorHAnsi" w:hAnsiTheme="minorHAnsi" w:cstheme="minorHAnsi"/>
          <w:b/>
          <w:bCs/>
          <w:i/>
          <w:iCs/>
          <w:color w:val="000000"/>
          <w:u w:val="single"/>
        </w:rPr>
        <w:t>approved</w:t>
      </w:r>
      <w:r>
        <w:rPr>
          <w:rFonts w:asciiTheme="minorHAnsi" w:hAnsiTheme="minorHAnsi" w:cstheme="minorHAnsi"/>
          <w:b/>
          <w:bCs/>
          <w:i/>
          <w:iCs/>
          <w:color w:val="000000"/>
        </w:rPr>
        <w:t xml:space="preserve"> Registered Projects can be conducted at the BRIDGE Center, regardless of IRB protocol approval.</w:t>
      </w:r>
    </w:p>
    <w:p w14:paraId="70910C8D" w14:textId="77777777" w:rsidR="00EF6DB1" w:rsidRDefault="00EF6DB1">
      <w:pPr>
        <w:spacing w:after="240"/>
        <w:rPr>
          <w:rFonts w:asciiTheme="minorHAnsi" w:hAnsiTheme="minorHAnsi" w:cstheme="minorHAnsi"/>
        </w:rPr>
      </w:pPr>
    </w:p>
    <w:p w14:paraId="079B6ED1" w14:textId="77777777" w:rsidR="00EF6DB1" w:rsidRDefault="006955B2">
      <w:pPr>
        <w:pStyle w:val="NormalWeb"/>
        <w:spacing w:beforeAutospacing="0" w:afterAutospacing="0"/>
        <w:outlineLvl w:val="0"/>
        <w:rPr>
          <w:rFonts w:asciiTheme="minorHAnsi" w:hAnsiTheme="minorHAnsi" w:cstheme="minorHAnsi"/>
        </w:rPr>
      </w:pPr>
      <w:r>
        <w:rPr>
          <w:rFonts w:asciiTheme="minorHAnsi" w:hAnsiTheme="minorHAnsi" w:cstheme="minorHAnsi"/>
          <w:b/>
          <w:bCs/>
          <w:color w:val="000000"/>
          <w:u w:val="single"/>
        </w:rPr>
        <w:t>Types of Review</w:t>
      </w:r>
    </w:p>
    <w:p w14:paraId="70F7097C" w14:textId="77777777" w:rsidR="00EF6DB1" w:rsidRDefault="00EF6DB1">
      <w:pPr>
        <w:rPr>
          <w:rFonts w:asciiTheme="minorHAnsi" w:hAnsiTheme="minorHAnsi" w:cstheme="minorHAnsi"/>
        </w:rPr>
      </w:pPr>
    </w:p>
    <w:p w14:paraId="5033D7C7"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color w:val="000000"/>
        </w:rPr>
        <w:t xml:space="preserve">Expedited Review: </w:t>
      </w:r>
      <w:r>
        <w:rPr>
          <w:rFonts w:asciiTheme="minorHAnsi" w:hAnsiTheme="minorHAnsi" w:cstheme="minorHAnsi"/>
          <w:color w:val="000000"/>
        </w:rPr>
        <w:t>For projects where the associated IRB protocol falls in the “Expedited” category, the project will be reviewed and approved by the Scientific Operations Director or a person designated by the Scientific Operations Director. The targeted turnaround time for an Expedited Review is 5 business days or less.</w:t>
      </w:r>
    </w:p>
    <w:p w14:paraId="6FE9BF56" w14:textId="77777777" w:rsidR="00EF6DB1" w:rsidRDefault="00EF6DB1">
      <w:pPr>
        <w:rPr>
          <w:rFonts w:asciiTheme="minorHAnsi" w:hAnsiTheme="minorHAnsi" w:cstheme="minorHAnsi"/>
        </w:rPr>
      </w:pPr>
    </w:p>
    <w:p w14:paraId="755E4278" w14:textId="719A0AC9"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color w:val="000000"/>
        </w:rPr>
        <w:t>Full Review:</w:t>
      </w:r>
      <w:r>
        <w:rPr>
          <w:rFonts w:asciiTheme="minorHAnsi" w:hAnsiTheme="minorHAnsi" w:cstheme="minorHAnsi"/>
          <w:color w:val="000000"/>
        </w:rPr>
        <w:t xml:space="preserve"> Projects where the associated IRB protocol falls into the “full board” category will be reviewed and approved by a quorum of the full Safety Committee. Full Safety Review may also be required if a project introduces experimental procedure</w:t>
      </w:r>
      <w:r w:rsidR="00112938">
        <w:rPr>
          <w:rFonts w:asciiTheme="minorHAnsi" w:hAnsiTheme="minorHAnsi" w:cstheme="minorHAnsi"/>
          <w:color w:val="000000"/>
        </w:rPr>
        <w:t xml:space="preserve"> that is new to the center</w:t>
      </w:r>
      <w:r>
        <w:rPr>
          <w:rFonts w:asciiTheme="minorHAnsi" w:hAnsiTheme="minorHAnsi" w:cstheme="minorHAnsi"/>
          <w:color w:val="000000"/>
        </w:rPr>
        <w:t xml:space="preserve">, a new piece of experimental equipment, involves a high risk population, or if there is an experimental procedure the Scientific Operations Director feels requires the input of the full committee. The targeted turnaround time for an </w:t>
      </w:r>
      <w:del w:id="305" w:author="John Pyles" w:date="2018-12-11T19:09:00Z">
        <w:r w:rsidDel="00265F19">
          <w:rPr>
            <w:rFonts w:asciiTheme="minorHAnsi" w:hAnsiTheme="minorHAnsi" w:cstheme="minorHAnsi"/>
            <w:color w:val="000000"/>
          </w:rPr>
          <w:delText xml:space="preserve">Expedited </w:delText>
        </w:r>
      </w:del>
      <w:ins w:id="306" w:author="John Pyles" w:date="2018-12-11T19:09:00Z">
        <w:r w:rsidR="00265F19">
          <w:rPr>
            <w:rFonts w:asciiTheme="minorHAnsi" w:hAnsiTheme="minorHAnsi" w:cstheme="minorHAnsi"/>
            <w:color w:val="000000"/>
          </w:rPr>
          <w:t xml:space="preserve">Full </w:t>
        </w:r>
      </w:ins>
      <w:r>
        <w:rPr>
          <w:rFonts w:asciiTheme="minorHAnsi" w:hAnsiTheme="minorHAnsi" w:cstheme="minorHAnsi"/>
          <w:color w:val="000000"/>
        </w:rPr>
        <w:t>Safety Review is 10 business days or less.</w:t>
      </w:r>
    </w:p>
    <w:p w14:paraId="0B5BD9FF" w14:textId="77777777" w:rsidR="00EF6DB1" w:rsidRDefault="006955B2">
      <w:pPr>
        <w:spacing w:after="240"/>
        <w:rPr>
          <w:rFonts w:asciiTheme="minorHAnsi" w:hAnsiTheme="minorHAnsi" w:cstheme="minorHAnsi"/>
          <w:sz w:val="28"/>
          <w:szCs w:val="28"/>
        </w:rPr>
      </w:pPr>
      <w:r>
        <w:rPr>
          <w:rFonts w:asciiTheme="minorHAnsi" w:hAnsiTheme="minorHAnsi" w:cstheme="minorHAnsi"/>
          <w:b/>
          <w:bCs/>
          <w:i/>
          <w:iCs/>
          <w:color w:val="000000"/>
          <w:sz w:val="28"/>
          <w:szCs w:val="28"/>
        </w:rPr>
        <w:lastRenderedPageBreak/>
        <w:t>Project Registration Instructions</w:t>
      </w:r>
    </w:p>
    <w:p w14:paraId="5DC6C4BB"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Assemble a Project Application Packet.</w:t>
      </w:r>
    </w:p>
    <w:p w14:paraId="72B9CBD4" w14:textId="77777777" w:rsidR="007E0550" w:rsidRDefault="007E0550">
      <w:pPr>
        <w:pStyle w:val="NormalWeb"/>
        <w:spacing w:beforeAutospacing="0" w:afterAutospacing="0"/>
        <w:ind w:firstLine="360"/>
        <w:rPr>
          <w:rFonts w:asciiTheme="minorHAnsi" w:hAnsiTheme="minorHAnsi" w:cstheme="minorHAnsi"/>
          <w:color w:val="000000"/>
        </w:rPr>
      </w:pPr>
    </w:p>
    <w:p w14:paraId="283D0972" w14:textId="77777777" w:rsidR="00EF6DB1" w:rsidRDefault="006955B2">
      <w:pPr>
        <w:pStyle w:val="NormalWeb"/>
        <w:spacing w:beforeAutospacing="0" w:afterAutospacing="0"/>
        <w:ind w:firstLine="360"/>
        <w:rPr>
          <w:rFonts w:asciiTheme="minorHAnsi" w:hAnsiTheme="minorHAnsi" w:cstheme="minorHAnsi"/>
          <w:color w:val="000000"/>
        </w:rPr>
      </w:pPr>
      <w:r>
        <w:rPr>
          <w:rFonts w:asciiTheme="minorHAnsi" w:hAnsiTheme="minorHAnsi" w:cstheme="minorHAnsi"/>
          <w:color w:val="000000"/>
        </w:rPr>
        <w:t>Contents:</w:t>
      </w:r>
    </w:p>
    <w:p w14:paraId="48A01E60" w14:textId="3273589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Project Application Form</w:t>
      </w:r>
      <w:r w:rsidR="00E84554">
        <w:rPr>
          <w:rFonts w:asciiTheme="minorHAnsi" w:hAnsiTheme="minorHAnsi" w:cstheme="minorHAnsi"/>
          <w:color w:val="000000"/>
        </w:rPr>
        <w:t xml:space="preserve"> (Appendix B)</w:t>
      </w:r>
    </w:p>
    <w:p w14:paraId="41BA190C"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IRB Protocol Text </w:t>
      </w:r>
      <w:r>
        <w:rPr>
          <w:rFonts w:asciiTheme="minorHAnsi" w:hAnsiTheme="minorHAnsi" w:cstheme="minorHAnsi"/>
          <w:i/>
          <w:iCs/>
          <w:color w:val="000000"/>
        </w:rPr>
        <w:t>(Either draft text which is preferred, or submitted or approved text. Make a pdf from the “View Printer Version” in CMU SPARCS and also attach any additional document you have included such as draft consent form, screening form, equipment description, etc.)</w:t>
      </w:r>
    </w:p>
    <w:p w14:paraId="1B5FC8D7"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Additional notes or explanations of procedures </w:t>
      </w:r>
      <w:r>
        <w:rPr>
          <w:rFonts w:asciiTheme="minorHAnsi" w:hAnsiTheme="minorHAnsi" w:cstheme="minorHAnsi"/>
          <w:i/>
          <w:iCs/>
          <w:color w:val="000000"/>
        </w:rPr>
        <w:t>(optional).</w:t>
      </w:r>
      <w:r>
        <w:rPr>
          <w:rFonts w:asciiTheme="minorHAnsi" w:hAnsiTheme="minorHAnsi" w:cstheme="minorHAnsi"/>
          <w:color w:val="000000"/>
        </w:rPr>
        <w:t xml:space="preserve">  </w:t>
      </w:r>
    </w:p>
    <w:p w14:paraId="44A88DA9"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Safety procedures for any new equipment or atypical experimental methods</w:t>
      </w:r>
      <w:r>
        <w:rPr>
          <w:rFonts w:asciiTheme="minorHAnsi" w:hAnsiTheme="minorHAnsi" w:cstheme="minorHAnsi"/>
          <w:i/>
          <w:iCs/>
          <w:color w:val="000000"/>
        </w:rPr>
        <w:t xml:space="preserve"> (if necessary).</w:t>
      </w:r>
    </w:p>
    <w:p w14:paraId="114F7705" w14:textId="77777777" w:rsidR="00EF6DB1" w:rsidRDefault="00EF6DB1">
      <w:pPr>
        <w:rPr>
          <w:rFonts w:asciiTheme="minorHAnsi" w:hAnsiTheme="minorHAnsi" w:cstheme="minorHAnsi"/>
        </w:rPr>
      </w:pPr>
    </w:p>
    <w:p w14:paraId="3095C080" w14:textId="77777777" w:rsidR="00EF6DB1" w:rsidRDefault="006955B2">
      <w:pPr>
        <w:pStyle w:val="NormalWeb"/>
        <w:spacing w:beforeAutospacing="0" w:afterAutospacing="0"/>
        <w:ind w:left="1440"/>
        <w:rPr>
          <w:rFonts w:asciiTheme="minorHAnsi" w:hAnsiTheme="minorHAnsi" w:cstheme="minorHAnsi"/>
        </w:rPr>
      </w:pPr>
      <w:r>
        <w:rPr>
          <w:rFonts w:asciiTheme="minorHAnsi" w:hAnsiTheme="minorHAnsi" w:cstheme="minorHAnsi"/>
          <w:i/>
          <w:iCs/>
          <w:color w:val="000000"/>
        </w:rPr>
        <w:t>Note: The Scientific Operations Director is available for consultation and advice to assist with any aspect of the Project Application packet.</w:t>
      </w:r>
    </w:p>
    <w:p w14:paraId="7C06C57D" w14:textId="77777777" w:rsidR="00EF6DB1" w:rsidRDefault="00EF6DB1">
      <w:pPr>
        <w:rPr>
          <w:rFonts w:asciiTheme="minorHAnsi" w:hAnsiTheme="minorHAnsi" w:cstheme="minorHAnsi"/>
        </w:rPr>
      </w:pPr>
    </w:p>
    <w:p w14:paraId="2AD34831" w14:textId="01960E21"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Submit the Project Applicatio</w:t>
      </w:r>
      <w:r w:rsidR="00D62ECC">
        <w:rPr>
          <w:rFonts w:asciiTheme="minorHAnsi" w:hAnsiTheme="minorHAnsi" w:cstheme="minorHAnsi"/>
          <w:b/>
          <w:bCs/>
          <w:color w:val="000000"/>
        </w:rPr>
        <w:t xml:space="preserve">n Packet to </w:t>
      </w:r>
      <w:r w:rsidR="007E0550">
        <w:rPr>
          <w:rFonts w:asciiTheme="minorHAnsi" w:hAnsiTheme="minorHAnsi" w:cstheme="minorHAnsi"/>
          <w:b/>
          <w:bCs/>
          <w:color w:val="000000"/>
        </w:rPr>
        <w:t xml:space="preserve">the Scientific Operations Director, </w:t>
      </w:r>
      <w:r w:rsidR="00D62ECC">
        <w:rPr>
          <w:rFonts w:asciiTheme="minorHAnsi" w:hAnsiTheme="minorHAnsi" w:cstheme="minorHAnsi"/>
          <w:b/>
          <w:bCs/>
          <w:color w:val="000000"/>
        </w:rPr>
        <w:t xml:space="preserve">John Pyles </w:t>
      </w:r>
      <w:r>
        <w:rPr>
          <w:rFonts w:asciiTheme="minorHAnsi" w:hAnsiTheme="minorHAnsi" w:cstheme="minorHAnsi"/>
          <w:b/>
          <w:bCs/>
          <w:color w:val="000000"/>
        </w:rPr>
        <w:t>via email</w:t>
      </w:r>
      <w:r w:rsidR="00D62ECC">
        <w:rPr>
          <w:rFonts w:asciiTheme="minorHAnsi" w:hAnsiTheme="minorHAnsi" w:cstheme="minorHAnsi"/>
          <w:b/>
          <w:bCs/>
          <w:color w:val="000000"/>
        </w:rPr>
        <w:t xml:space="preserve"> (</w:t>
      </w:r>
      <w:hyperlink r:id="rId30" w:history="1">
        <w:r w:rsidR="00D62ECC" w:rsidRPr="00D07A33">
          <w:rPr>
            <w:rStyle w:val="Hyperlink"/>
            <w:rFonts w:asciiTheme="minorHAnsi" w:hAnsiTheme="minorHAnsi" w:cstheme="minorHAnsi"/>
            <w:b/>
            <w:bCs/>
          </w:rPr>
          <w:t>jpyles@cmu.edu</w:t>
        </w:r>
      </w:hyperlink>
      <w:r w:rsidR="00D62ECC">
        <w:rPr>
          <w:rFonts w:asciiTheme="minorHAnsi" w:hAnsiTheme="minorHAnsi" w:cstheme="minorHAnsi"/>
          <w:b/>
          <w:bCs/>
          <w:color w:val="000000"/>
        </w:rPr>
        <w:t>)</w:t>
      </w:r>
      <w:r>
        <w:rPr>
          <w:rFonts w:asciiTheme="minorHAnsi" w:hAnsiTheme="minorHAnsi" w:cstheme="minorHAnsi"/>
          <w:b/>
          <w:bCs/>
          <w:color w:val="000000"/>
        </w:rPr>
        <w:t>.</w:t>
      </w:r>
    </w:p>
    <w:p w14:paraId="06855C57" w14:textId="77777777" w:rsidR="00EF6DB1" w:rsidRDefault="00EF6DB1">
      <w:pPr>
        <w:rPr>
          <w:rFonts w:asciiTheme="minorHAnsi" w:hAnsiTheme="minorHAnsi" w:cstheme="minorHAnsi"/>
        </w:rPr>
      </w:pPr>
    </w:p>
    <w:p w14:paraId="45343598" w14:textId="5FD7BEA6" w:rsidR="00EF6DB1" w:rsidRDefault="006955B2">
      <w:pPr>
        <w:pStyle w:val="NormalWeb"/>
        <w:numPr>
          <w:ilvl w:val="0"/>
          <w:numId w:val="7"/>
        </w:numPr>
        <w:spacing w:beforeAutospacing="0" w:afterAutospacing="0"/>
        <w:textAlignment w:val="baseline"/>
      </w:pPr>
      <w:r>
        <w:rPr>
          <w:rFonts w:asciiTheme="minorHAnsi" w:hAnsiTheme="minorHAnsi" w:cstheme="minorHAnsi"/>
          <w:b/>
          <w:bCs/>
          <w:color w:val="000000"/>
        </w:rPr>
        <w:t xml:space="preserve">If the research group is from Pitt (or other non-CMU institution), the Scientific Operations Director will return an External User Agreement (EUA) to the PI to begin the EUA process. </w:t>
      </w:r>
      <w:r>
        <w:rPr>
          <w:rFonts w:asciiTheme="minorHAnsi" w:hAnsiTheme="minorHAnsi" w:cstheme="minorHAnsi"/>
          <w:b/>
          <w:bCs/>
          <w:color w:val="000000"/>
          <w:u w:val="single"/>
        </w:rPr>
        <w:t>Follow the EUA instructions</w:t>
      </w:r>
      <w:r w:rsidR="007E0550">
        <w:rPr>
          <w:rFonts w:asciiTheme="minorHAnsi" w:hAnsiTheme="minorHAnsi" w:cstheme="minorHAnsi"/>
          <w:b/>
          <w:bCs/>
          <w:color w:val="000000"/>
          <w:u w:val="single"/>
        </w:rPr>
        <w:t xml:space="preserve"> in Section 2.3</w:t>
      </w:r>
      <w:r>
        <w:rPr>
          <w:rFonts w:asciiTheme="minorHAnsi" w:hAnsiTheme="minorHAnsi" w:cstheme="minorHAnsi"/>
          <w:b/>
          <w:bCs/>
          <w:color w:val="000000"/>
          <w:u w:val="single"/>
        </w:rPr>
        <w:t>.</w:t>
      </w:r>
    </w:p>
    <w:p w14:paraId="7EF8E6B3" w14:textId="77777777" w:rsidR="00EF6DB1" w:rsidRDefault="00EF6DB1">
      <w:pPr>
        <w:rPr>
          <w:rFonts w:asciiTheme="minorHAnsi" w:hAnsiTheme="minorHAnsi" w:cstheme="minorHAnsi"/>
        </w:rPr>
      </w:pPr>
    </w:p>
    <w:p w14:paraId="2DB7631B"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The Application Packet undergoes either Expedited or Full Review as defined above.</w:t>
      </w:r>
    </w:p>
    <w:p w14:paraId="6F61C2DF" w14:textId="77777777" w:rsidR="00EF6DB1" w:rsidRDefault="006955B2">
      <w:pPr>
        <w:pStyle w:val="NormalWeb"/>
        <w:spacing w:beforeAutospacing="0" w:afterAutospacing="0"/>
        <w:ind w:left="720" w:firstLine="720"/>
        <w:rPr>
          <w:rFonts w:asciiTheme="minorHAnsi" w:hAnsiTheme="minorHAnsi" w:cstheme="minorHAnsi"/>
        </w:rPr>
      </w:pPr>
      <w:r>
        <w:rPr>
          <w:rFonts w:asciiTheme="minorHAnsi" w:hAnsiTheme="minorHAnsi" w:cstheme="minorHAnsi"/>
          <w:i/>
          <w:iCs/>
          <w:color w:val="000000"/>
          <w:u w:val="single"/>
        </w:rPr>
        <w:t>If necessary:</w:t>
      </w:r>
      <w:r>
        <w:rPr>
          <w:rFonts w:asciiTheme="minorHAnsi" w:hAnsiTheme="minorHAnsi" w:cstheme="minorHAnsi"/>
          <w:color w:val="000000"/>
        </w:rPr>
        <w:t xml:space="preserve"> Comments are returned and the application is revised.</w:t>
      </w:r>
    </w:p>
    <w:p w14:paraId="147DCA78" w14:textId="77777777" w:rsidR="00EF6DB1" w:rsidRDefault="00EF6DB1">
      <w:pPr>
        <w:rPr>
          <w:rFonts w:asciiTheme="minorHAnsi" w:hAnsiTheme="minorHAnsi" w:cstheme="minorHAnsi"/>
        </w:rPr>
      </w:pPr>
    </w:p>
    <w:p w14:paraId="38CD0EF9"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Application is approved.</w:t>
      </w:r>
    </w:p>
    <w:p w14:paraId="2DC434D5" w14:textId="77777777" w:rsidR="00EF6DB1" w:rsidRDefault="00EF6DB1">
      <w:pPr>
        <w:rPr>
          <w:rFonts w:asciiTheme="minorHAnsi" w:hAnsiTheme="minorHAnsi" w:cstheme="minorHAnsi"/>
        </w:rPr>
      </w:pPr>
    </w:p>
    <w:p w14:paraId="5B2BA911"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Protocol text is submitted for IRB approval (if not already approved).</w:t>
      </w:r>
    </w:p>
    <w:p w14:paraId="3501DB46" w14:textId="77777777" w:rsidR="00EF6DB1" w:rsidRDefault="00EF6DB1">
      <w:pPr>
        <w:rPr>
          <w:rFonts w:asciiTheme="minorHAnsi" w:hAnsiTheme="minorHAnsi" w:cstheme="minorHAnsi"/>
        </w:rPr>
      </w:pPr>
    </w:p>
    <w:p w14:paraId="2345EE10" w14:textId="77777777" w:rsidR="00EF6DB1" w:rsidRDefault="006955B2">
      <w:pPr>
        <w:pStyle w:val="NormalWeb"/>
        <w:numPr>
          <w:ilvl w:val="0"/>
          <w:numId w:val="7"/>
        </w:numPr>
        <w:spacing w:beforeAutospacing="0" w:afterAutospacing="0"/>
        <w:textAlignment w:val="baseline"/>
        <w:rPr>
          <w:rFonts w:asciiTheme="minorHAnsi" w:hAnsiTheme="minorHAnsi" w:cstheme="minorHAnsi"/>
          <w:bCs/>
          <w:color w:val="000000"/>
        </w:rPr>
      </w:pPr>
      <w:r>
        <w:rPr>
          <w:rFonts w:asciiTheme="minorHAnsi" w:hAnsiTheme="minorHAnsi" w:cstheme="minorHAnsi"/>
          <w:b/>
          <w:bCs/>
          <w:color w:val="000000"/>
        </w:rPr>
        <w:t>After IRB approval, submit the following to Scientific Operations Director:</w:t>
      </w:r>
    </w:p>
    <w:p w14:paraId="4CCAA94A" w14:textId="77777777" w:rsidR="00EF6DB1" w:rsidRDefault="006955B2">
      <w:pPr>
        <w:pStyle w:val="NormalWeb"/>
        <w:numPr>
          <w:ilvl w:val="0"/>
          <w:numId w:val="9"/>
        </w:numPr>
        <w:spacing w:beforeAutospacing="0" w:afterAutospacing="0"/>
        <w:textAlignment w:val="baseline"/>
        <w:rPr>
          <w:rFonts w:asciiTheme="minorHAnsi" w:hAnsiTheme="minorHAnsi" w:cstheme="minorHAnsi"/>
          <w:bCs/>
          <w:color w:val="000000"/>
        </w:rPr>
      </w:pPr>
      <w:r>
        <w:rPr>
          <w:rFonts w:asciiTheme="minorHAnsi" w:hAnsiTheme="minorHAnsi" w:cstheme="minorHAnsi"/>
          <w:color w:val="000000"/>
        </w:rPr>
        <w:t>IRB approval letter</w:t>
      </w:r>
    </w:p>
    <w:p w14:paraId="15CD4EAE" w14:textId="77777777" w:rsidR="00EF6DB1" w:rsidRDefault="006955B2">
      <w:pPr>
        <w:pStyle w:val="NormalWeb"/>
        <w:numPr>
          <w:ilvl w:val="0"/>
          <w:numId w:val="9"/>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Full approved IRB protocol text </w:t>
      </w:r>
      <w:r>
        <w:rPr>
          <w:rFonts w:asciiTheme="minorHAnsi" w:hAnsiTheme="minorHAnsi" w:cstheme="minorHAnsi"/>
          <w:i/>
          <w:iCs/>
          <w:color w:val="000000"/>
        </w:rPr>
        <w:t>including study team members (make pdf from “View Printer Version” in SPARCS).</w:t>
      </w:r>
    </w:p>
    <w:p w14:paraId="0050380A" w14:textId="77777777" w:rsidR="00EF6DB1" w:rsidRDefault="006955B2">
      <w:pPr>
        <w:pStyle w:val="NormalWeb"/>
        <w:numPr>
          <w:ilvl w:val="0"/>
          <w:numId w:val="9"/>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Copy of approved Consent Form </w:t>
      </w:r>
    </w:p>
    <w:p w14:paraId="20828E68" w14:textId="77777777" w:rsidR="00EF6DB1" w:rsidRDefault="00EF6DB1">
      <w:pPr>
        <w:rPr>
          <w:rFonts w:asciiTheme="minorHAnsi" w:hAnsiTheme="minorHAnsi" w:cstheme="minorHAnsi"/>
        </w:rPr>
      </w:pPr>
    </w:p>
    <w:p w14:paraId="4B9DFD28"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i/>
          <w:iCs/>
          <w:color w:val="000000"/>
          <w:u w:val="single"/>
        </w:rPr>
        <w:t>If necessary:</w:t>
      </w:r>
      <w:r>
        <w:rPr>
          <w:rFonts w:asciiTheme="minorHAnsi" w:hAnsiTheme="minorHAnsi" w:cstheme="minorHAnsi"/>
          <w:i/>
          <w:iCs/>
          <w:color w:val="000000"/>
        </w:rPr>
        <w:t xml:space="preserve"> </w:t>
      </w:r>
      <w:r>
        <w:rPr>
          <w:rFonts w:asciiTheme="minorHAnsi" w:hAnsiTheme="minorHAnsi" w:cstheme="minorHAnsi"/>
          <w:color w:val="000000"/>
        </w:rPr>
        <w:t xml:space="preserve">Scientific Operations Director reconciles any differences in submitted protocol text and approved protocol text. </w:t>
      </w:r>
    </w:p>
    <w:p w14:paraId="0705B370" w14:textId="77777777" w:rsidR="00EF6DB1" w:rsidRDefault="00EF6DB1">
      <w:pPr>
        <w:rPr>
          <w:rFonts w:asciiTheme="minorHAnsi" w:hAnsiTheme="minorHAnsi" w:cstheme="minorHAnsi"/>
        </w:rPr>
      </w:pPr>
    </w:p>
    <w:p w14:paraId="00C1833E"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i/>
          <w:iCs/>
          <w:color w:val="000000"/>
          <w:u w:val="single"/>
        </w:rPr>
        <w:t>If an EUA is necessary:</w:t>
      </w:r>
      <w:r>
        <w:rPr>
          <w:rFonts w:asciiTheme="minorHAnsi" w:hAnsiTheme="minorHAnsi" w:cstheme="minorHAnsi"/>
          <w:b/>
          <w:bCs/>
          <w:i/>
          <w:iCs/>
          <w:color w:val="000000"/>
        </w:rPr>
        <w:t xml:space="preserve"> </w:t>
      </w:r>
      <w:r>
        <w:rPr>
          <w:rFonts w:asciiTheme="minorHAnsi" w:hAnsiTheme="minorHAnsi" w:cstheme="minorHAnsi"/>
          <w:b/>
          <w:bCs/>
          <w:color w:val="000000"/>
        </w:rPr>
        <w:t xml:space="preserve">Scientific Operations Director submits Pitt signed EUA and IRB approval to CMU OSP for CMU signature. </w:t>
      </w:r>
    </w:p>
    <w:p w14:paraId="1AD493CE" w14:textId="77777777" w:rsidR="00EF6DB1" w:rsidRDefault="00EF6DB1">
      <w:pPr>
        <w:rPr>
          <w:rFonts w:asciiTheme="minorHAnsi" w:hAnsiTheme="minorHAnsi" w:cstheme="minorHAnsi"/>
        </w:rPr>
      </w:pPr>
    </w:p>
    <w:p w14:paraId="1F57F721" w14:textId="543D8F00" w:rsidR="00EF6DB1" w:rsidRPr="007E0550" w:rsidRDefault="006955B2" w:rsidP="007E0550">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lastRenderedPageBreak/>
        <w:t>Scientific Operations Director or a Co-Director signs and approves the Project for scanning at the BRIDGE Center.</w:t>
      </w:r>
      <w:r w:rsidR="007E0550">
        <w:rPr>
          <w:rFonts w:asciiTheme="minorHAnsi" w:hAnsiTheme="minorHAnsi" w:cstheme="minorHAnsi"/>
          <w:b/>
          <w:bCs/>
          <w:color w:val="000000"/>
        </w:rPr>
        <w:t xml:space="preserve"> </w:t>
      </w:r>
      <w:r w:rsidRPr="007E0550">
        <w:rPr>
          <w:rFonts w:asciiTheme="minorHAnsi" w:hAnsiTheme="minorHAnsi" w:cstheme="minorHAnsi"/>
          <w:color w:val="000000"/>
        </w:rPr>
        <w:t xml:space="preserve">The approved </w:t>
      </w:r>
      <w:ins w:id="307" w:author="John Pyles" w:date="2018-12-11T19:52:00Z">
        <w:r w:rsidR="0081523B">
          <w:rPr>
            <w:rFonts w:asciiTheme="minorHAnsi" w:hAnsiTheme="minorHAnsi" w:cstheme="minorHAnsi"/>
            <w:color w:val="000000"/>
          </w:rPr>
          <w:t xml:space="preserve">Project Registration </w:t>
        </w:r>
      </w:ins>
      <w:del w:id="308" w:author="John Pyles" w:date="2018-12-11T19:52:00Z">
        <w:r w:rsidRPr="007E0550" w:rsidDel="0081523B">
          <w:rPr>
            <w:rFonts w:asciiTheme="minorHAnsi" w:hAnsiTheme="minorHAnsi" w:cstheme="minorHAnsi"/>
            <w:color w:val="000000"/>
          </w:rPr>
          <w:delText>f</w:delText>
        </w:r>
      </w:del>
      <w:ins w:id="309" w:author="John Pyles" w:date="2018-12-11T19:52:00Z">
        <w:r w:rsidR="0081523B">
          <w:rPr>
            <w:rFonts w:asciiTheme="minorHAnsi" w:hAnsiTheme="minorHAnsi" w:cstheme="minorHAnsi"/>
            <w:color w:val="000000"/>
          </w:rPr>
          <w:t>F</w:t>
        </w:r>
      </w:ins>
      <w:r w:rsidRPr="007E0550">
        <w:rPr>
          <w:rFonts w:asciiTheme="minorHAnsi" w:hAnsiTheme="minorHAnsi" w:cstheme="minorHAnsi"/>
          <w:color w:val="000000"/>
        </w:rPr>
        <w:t>orm is kept on file a</w:t>
      </w:r>
      <w:r w:rsidR="007E0550">
        <w:rPr>
          <w:rFonts w:asciiTheme="minorHAnsi" w:hAnsiTheme="minorHAnsi" w:cstheme="minorHAnsi"/>
          <w:color w:val="000000"/>
        </w:rPr>
        <w:t>nd a</w:t>
      </w:r>
      <w:r w:rsidRPr="007E0550">
        <w:rPr>
          <w:rFonts w:asciiTheme="minorHAnsi" w:hAnsiTheme="minorHAnsi" w:cstheme="minorHAnsi"/>
          <w:color w:val="000000"/>
        </w:rPr>
        <w:t xml:space="preserve"> copy returned to the PI.</w:t>
      </w:r>
    </w:p>
    <w:p w14:paraId="0CB05D8C"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Project Registration Form Field Information</w:t>
      </w:r>
    </w:p>
    <w:p w14:paraId="65016BF2" w14:textId="77777777" w:rsidR="00EF6DB1" w:rsidRDefault="006955B2">
      <w:pPr>
        <w:pStyle w:val="NormalWeb"/>
        <w:numPr>
          <w:ilvl w:val="0"/>
          <w:numId w:val="13"/>
        </w:numPr>
        <w:spacing w:beforeAutospacing="0" w:afterAutospacing="0"/>
        <w:textAlignment w:val="baseline"/>
        <w:rPr>
          <w:rFonts w:asciiTheme="minorHAnsi" w:hAnsiTheme="minorHAnsi" w:cstheme="minorHAnsi"/>
          <w:i/>
          <w:iCs/>
          <w:color w:val="000000"/>
        </w:rPr>
      </w:pPr>
      <w:r>
        <w:rPr>
          <w:rFonts w:asciiTheme="minorHAnsi" w:hAnsiTheme="minorHAnsi" w:cstheme="minorHAnsi"/>
          <w:i/>
          <w:iCs/>
          <w:color w:val="000000"/>
        </w:rPr>
        <w:t xml:space="preserve">Project Name: </w:t>
      </w:r>
      <w:r>
        <w:rPr>
          <w:rFonts w:asciiTheme="minorHAnsi" w:hAnsiTheme="minorHAnsi" w:cstheme="minorHAnsi"/>
          <w:color w:val="000000"/>
        </w:rPr>
        <w:t>The full name of the project which should match the IRB protocol title.</w:t>
      </w:r>
    </w:p>
    <w:p w14:paraId="02970393"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Project Short Name</w:t>
      </w:r>
      <w:r>
        <w:rPr>
          <w:rFonts w:asciiTheme="minorHAnsi" w:hAnsiTheme="minorHAnsi" w:cstheme="minorHAnsi"/>
          <w:color w:val="000000"/>
        </w:rPr>
        <w:t>: A 1-3 word name for the project for use in the BRIDGE Center scheduling system.</w:t>
      </w:r>
    </w:p>
    <w:p w14:paraId="7670DE03"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Lab/Research Group Name</w:t>
      </w:r>
      <w:r>
        <w:rPr>
          <w:rFonts w:asciiTheme="minorHAnsi" w:hAnsiTheme="minorHAnsi" w:cstheme="minorHAnsi"/>
          <w:color w:val="000000"/>
        </w:rPr>
        <w:t xml:space="preserve">: This name will be used for your lab/research group in the BRIDGE Center online scheduler. </w:t>
      </w:r>
    </w:p>
    <w:p w14:paraId="63022176"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Office Location</w:t>
      </w:r>
      <w:r>
        <w:rPr>
          <w:rFonts w:asciiTheme="minorHAnsi" w:hAnsiTheme="minorHAnsi" w:cstheme="minorHAnsi"/>
          <w:color w:val="000000"/>
        </w:rPr>
        <w:t xml:space="preserve">: Physical office location (not mailing address). </w:t>
      </w:r>
    </w:p>
    <w:p w14:paraId="63CA8CE6"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Office Phone</w:t>
      </w:r>
      <w:r>
        <w:rPr>
          <w:rFonts w:asciiTheme="minorHAnsi" w:hAnsiTheme="minorHAnsi" w:cstheme="minorHAnsi"/>
          <w:color w:val="000000"/>
        </w:rPr>
        <w:t>: Normal business phone for PI.</w:t>
      </w:r>
    </w:p>
    <w:p w14:paraId="6C8C3602"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Mobile (emergency) Phone</w:t>
      </w:r>
      <w:r>
        <w:rPr>
          <w:rFonts w:asciiTheme="minorHAnsi" w:hAnsiTheme="minorHAnsi" w:cstheme="minorHAnsi"/>
          <w:color w:val="000000"/>
        </w:rPr>
        <w:t>: Best phone number for emergency contact.</w:t>
      </w:r>
    </w:p>
    <w:p w14:paraId="5A00DE7D"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Primary Project Contact</w:t>
      </w:r>
      <w:r>
        <w:rPr>
          <w:rFonts w:asciiTheme="minorHAnsi" w:hAnsiTheme="minorHAnsi" w:cstheme="minorHAnsi"/>
          <w:color w:val="000000"/>
        </w:rPr>
        <w:t xml:space="preserve">: The lead researcher with respect to scanning participants at the BRIDGE Center. Usually whichever researcher will be conducting most of the scans (PI, grad student, RA, postdoc). </w:t>
      </w:r>
    </w:p>
    <w:p w14:paraId="6E6453AC"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Billing Contact</w:t>
      </w:r>
      <w:r>
        <w:rPr>
          <w:rFonts w:asciiTheme="minorHAnsi" w:hAnsiTheme="minorHAnsi" w:cstheme="minorHAnsi"/>
          <w:color w:val="000000"/>
        </w:rPr>
        <w:t>: The lab member in charge of finances and billing with respect to the BRIDGE Center (PI, RA, lab manager, grant manager, etc.)</w:t>
      </w:r>
    </w:p>
    <w:p w14:paraId="19EAEDC4"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Project Team Members</w:t>
      </w:r>
      <w:r>
        <w:rPr>
          <w:rFonts w:asciiTheme="minorHAnsi" w:hAnsiTheme="minorHAnsi" w:cstheme="minorHAnsi"/>
          <w:color w:val="000000"/>
        </w:rPr>
        <w:t xml:space="preserve">: Lab members who will be participating in the research project with regards to MR scanning at the BRIDGE Center. “Position” is the person’s position in the lab (grad student, RA, postdoc, research staff, etc.). “Role” is the person’s role in the project: “Researcher” indicates the person will be conducting research activities in the BRIDGE Center. “Recruiter”, “Screener”, “Admin”, etc. would indicate a role involved with MRI scanning tangentially, but not conducting research activities on site at the BRIDGE Center. Those who are “Researcher” must have completed BRIDGE Center Researcher Safety Training and be approved Researchers at the center. </w:t>
      </w:r>
    </w:p>
    <w:p w14:paraId="64B02A7A"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BRIDGE Center Use:</w:t>
      </w:r>
      <w:r>
        <w:rPr>
          <w:rFonts w:asciiTheme="minorHAnsi" w:hAnsiTheme="minorHAnsi" w:cstheme="minorHAnsi"/>
          <w:color w:val="000000"/>
        </w:rPr>
        <w:t xml:space="preserve"> This section of the form will be used for approval signatures and tracking purposes for IRB protocol and EUA protocol (for Pitt or non-CMU PIs).</w:t>
      </w:r>
    </w:p>
    <w:p w14:paraId="555A85F3" w14:textId="77777777" w:rsidR="00EF6DB1" w:rsidRDefault="006955B2">
      <w:pPr>
        <w:pStyle w:val="NormalWeb"/>
        <w:spacing w:beforeAutospacing="0" w:afterAutospacing="0"/>
        <w:ind w:left="1440"/>
      </w:pPr>
      <w:r>
        <w:rPr>
          <w:rFonts w:ascii="Arial" w:hAnsi="Arial" w:cs="Arial"/>
          <w:color w:val="000000"/>
          <w:sz w:val="22"/>
          <w:szCs w:val="22"/>
        </w:rPr>
        <w:t xml:space="preserve"> </w:t>
      </w:r>
    </w:p>
    <w:p w14:paraId="0CD1B03E" w14:textId="77777777" w:rsidR="00EF6DB1" w:rsidRDefault="00EF6DB1">
      <w:pPr>
        <w:rPr>
          <w:rFonts w:asciiTheme="minorHAnsi" w:hAnsiTheme="minorHAnsi" w:cstheme="minorHAnsi"/>
          <w:b/>
          <w:bCs/>
          <w:i/>
          <w:iCs/>
          <w:color w:val="000000"/>
          <w:sz w:val="28"/>
          <w:szCs w:val="28"/>
        </w:rPr>
      </w:pPr>
    </w:p>
    <w:p w14:paraId="636302C1" w14:textId="77777777" w:rsidR="00EF6DB1" w:rsidRDefault="006955B2" w:rsidP="00D115BD">
      <w:pPr>
        <w:pStyle w:val="Heading2"/>
      </w:pPr>
      <w:bookmarkStart w:id="310" w:name="_Toc532337963"/>
      <w:r>
        <w:t>2.3</w:t>
      </w:r>
      <w:r>
        <w:tab/>
        <w:t>External User Agreements</w:t>
      </w:r>
      <w:bookmarkEnd w:id="310"/>
    </w:p>
    <w:p w14:paraId="686D83D9" w14:textId="77777777" w:rsidR="00EF6DB1" w:rsidRDefault="00EF6DB1">
      <w:pPr>
        <w:pStyle w:val="NormalWeb"/>
        <w:spacing w:beforeAutospacing="0" w:afterAutospacing="0"/>
        <w:outlineLvl w:val="0"/>
        <w:rPr>
          <w:rFonts w:asciiTheme="minorHAnsi" w:hAnsiTheme="minorHAnsi" w:cstheme="minorHAnsi"/>
          <w:bCs/>
          <w:iCs/>
          <w:color w:val="000000"/>
        </w:rPr>
      </w:pPr>
    </w:p>
    <w:p w14:paraId="4C67FE96" w14:textId="77777777" w:rsidR="00EF6DB1" w:rsidRDefault="006955B2">
      <w:pPr>
        <w:pStyle w:val="NormalWeb"/>
        <w:spacing w:beforeAutospacing="0" w:afterAutospacing="0"/>
        <w:outlineLvl w:val="0"/>
        <w:rPr>
          <w:rFonts w:asciiTheme="minorHAnsi" w:hAnsiTheme="minorHAnsi" w:cstheme="minorHAnsi"/>
          <w:bCs/>
          <w:iCs/>
          <w:color w:val="000000"/>
        </w:rPr>
      </w:pPr>
      <w:r>
        <w:rPr>
          <w:rFonts w:asciiTheme="minorHAnsi" w:hAnsiTheme="minorHAnsi" w:cstheme="minorHAnsi"/>
          <w:bCs/>
          <w:iCs/>
          <w:color w:val="000000"/>
        </w:rPr>
        <w:t xml:space="preserve">At the current time users from the University of Pittsburgh or other non-CMU institutions must complete an External User Agreement (EUA) in order to scan at the BRIDGE Center. The EUA is a contract between the institutions addressing liability and other issues. </w:t>
      </w:r>
    </w:p>
    <w:p w14:paraId="4C9EA9C4" w14:textId="77777777" w:rsidR="00EF6DB1" w:rsidRDefault="00EF6DB1">
      <w:pPr>
        <w:pStyle w:val="NormalWeb"/>
        <w:spacing w:beforeAutospacing="0" w:afterAutospacing="0"/>
        <w:outlineLvl w:val="0"/>
        <w:rPr>
          <w:rFonts w:asciiTheme="minorHAnsi" w:hAnsiTheme="minorHAnsi" w:cstheme="minorHAnsi"/>
          <w:bCs/>
          <w:iCs/>
          <w:color w:val="000000"/>
        </w:rPr>
      </w:pPr>
    </w:p>
    <w:p w14:paraId="7DE3A5E8" w14:textId="77777777" w:rsidR="00EF6DB1" w:rsidRDefault="006955B2">
      <w:pPr>
        <w:pStyle w:val="NormalWeb"/>
        <w:spacing w:beforeAutospacing="0" w:afterAutospacing="0"/>
        <w:outlineLvl w:val="0"/>
        <w:rPr>
          <w:rFonts w:asciiTheme="minorHAnsi" w:hAnsiTheme="minorHAnsi" w:cstheme="minorHAnsi"/>
          <w:b/>
          <w:bCs/>
          <w:i/>
          <w:iCs/>
          <w:color w:val="000000"/>
          <w:sz w:val="28"/>
          <w:szCs w:val="28"/>
        </w:rPr>
      </w:pPr>
      <w:r>
        <w:rPr>
          <w:rFonts w:asciiTheme="minorHAnsi" w:hAnsiTheme="minorHAnsi" w:cstheme="minorHAnsi"/>
          <w:b/>
          <w:bCs/>
          <w:i/>
          <w:iCs/>
          <w:color w:val="000000"/>
          <w:sz w:val="28"/>
          <w:szCs w:val="28"/>
        </w:rPr>
        <w:t>External User Agreement (EUA) Instructions</w:t>
      </w:r>
    </w:p>
    <w:p w14:paraId="2160B017" w14:textId="77777777" w:rsidR="00EF6DB1" w:rsidRDefault="00EF6DB1">
      <w:pPr>
        <w:pStyle w:val="ListParagraph"/>
        <w:ind w:left="0"/>
        <w:rPr>
          <w:rFonts w:asciiTheme="minorHAnsi" w:hAnsiTheme="minorHAnsi" w:cstheme="minorHAnsi"/>
        </w:rPr>
      </w:pPr>
    </w:p>
    <w:p w14:paraId="1550311C" w14:textId="053DA6E1" w:rsidR="00EF6DB1" w:rsidRDefault="006955B2">
      <w:pPr>
        <w:pStyle w:val="ListParagraph"/>
        <w:ind w:left="0"/>
      </w:pPr>
      <w:r>
        <w:rPr>
          <w:rFonts w:asciiTheme="minorHAnsi" w:hAnsiTheme="minorHAnsi" w:cstheme="minorHAnsi"/>
        </w:rPr>
        <w:t xml:space="preserve">These are instructions for obtaining an External User Agreement (EUA) to operate as a non-CMU affiliated user at </w:t>
      </w:r>
      <w:del w:id="311" w:author="John Pyles" w:date="2018-12-11T19:53:00Z">
        <w:r w:rsidDel="00512EA3">
          <w:rPr>
            <w:rFonts w:asciiTheme="minorHAnsi" w:hAnsiTheme="minorHAnsi" w:cstheme="minorHAnsi"/>
          </w:rPr>
          <w:delText>MRIRC</w:delText>
        </w:r>
      </w:del>
      <w:ins w:id="312" w:author="John Pyles" w:date="2018-12-11T19:53:00Z">
        <w:r w:rsidR="00512EA3">
          <w:rPr>
            <w:rFonts w:asciiTheme="minorHAnsi" w:hAnsiTheme="minorHAnsi" w:cstheme="minorHAnsi"/>
          </w:rPr>
          <w:t>BRIDGE Center</w:t>
        </w:r>
      </w:ins>
      <w:r>
        <w:rPr>
          <w:rFonts w:asciiTheme="minorHAnsi" w:hAnsiTheme="minorHAnsi" w:cstheme="minorHAnsi"/>
        </w:rPr>
        <w:t xml:space="preserve">. </w:t>
      </w:r>
      <w:r>
        <w:rPr>
          <w:rFonts w:asciiTheme="minorHAnsi" w:hAnsiTheme="minorHAnsi" w:cstheme="minorHAnsi"/>
          <w:b/>
          <w:u w:val="single"/>
        </w:rPr>
        <w:t>This EUA process should be completed as Step 3 of the Project Registration process after the Project Application Packet has been submitted to the Scientific Operations Director, John Pyles (</w:t>
      </w:r>
      <w:hyperlink r:id="rId31">
        <w:r>
          <w:rPr>
            <w:rStyle w:val="InternetLink"/>
            <w:rFonts w:asciiTheme="minorHAnsi" w:hAnsiTheme="minorHAnsi" w:cstheme="minorHAnsi"/>
            <w:b/>
          </w:rPr>
          <w:t>jpyles@cmu.edu</w:t>
        </w:r>
      </w:hyperlink>
      <w:r>
        <w:rPr>
          <w:rFonts w:asciiTheme="minorHAnsi" w:hAnsiTheme="minorHAnsi" w:cstheme="minorHAnsi"/>
          <w:b/>
          <w:u w:val="single"/>
        </w:rPr>
        <w:t>).</w:t>
      </w:r>
    </w:p>
    <w:p w14:paraId="4078AEFA" w14:textId="77777777" w:rsidR="00EF6DB1" w:rsidRDefault="00EF6DB1">
      <w:pPr>
        <w:rPr>
          <w:rFonts w:asciiTheme="minorHAnsi" w:hAnsiTheme="minorHAnsi" w:cstheme="minorHAnsi"/>
        </w:rPr>
      </w:pPr>
    </w:p>
    <w:p w14:paraId="70DD8250"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lastRenderedPageBreak/>
        <w:t xml:space="preserve">After receiving the Project Application Packet, John Pyles will return an External User Agreement (EUA) to the project PI for completion and Pitt signatures.  </w:t>
      </w:r>
      <w:r>
        <w:rPr>
          <w:rFonts w:asciiTheme="minorHAnsi" w:hAnsiTheme="minorHAnsi" w:cstheme="minorHAnsi"/>
        </w:rPr>
        <w:br/>
      </w:r>
    </w:p>
    <w:p w14:paraId="7CDD1A90"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The Project Registration process should continue with submission of an IRB protocol application. Execution of the EUA requires having CMU IRB approval.</w:t>
      </w:r>
      <w:r>
        <w:rPr>
          <w:rFonts w:asciiTheme="minorHAnsi" w:hAnsiTheme="minorHAnsi" w:cstheme="minorHAnsi"/>
        </w:rPr>
        <w:br/>
      </w:r>
    </w:p>
    <w:p w14:paraId="49510EE8"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Complete the External User Agreement document.</w:t>
      </w:r>
    </w:p>
    <w:p w14:paraId="45B5B937"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Fill in “Effective Date” and “End Date” (EUAs can be up to two years).</w:t>
      </w:r>
    </w:p>
    <w:p w14:paraId="678F5223"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“Title of Study” should match the title of your IRB application. (A# will be added by CMU.)</w:t>
      </w:r>
    </w:p>
    <w:p w14:paraId="004EFCC8"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Fill in “Description of Work” (Attachment 1).</w:t>
      </w:r>
    </w:p>
    <w:p w14:paraId="714445FE" w14:textId="639BD0B9"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 xml:space="preserve">Obtain signatures for all users: </w:t>
      </w:r>
      <w:r>
        <w:rPr>
          <w:rFonts w:asciiTheme="minorHAnsi" w:hAnsiTheme="minorHAnsi" w:cstheme="minorHAnsi"/>
          <w:b/>
        </w:rPr>
        <w:t>PI and</w:t>
      </w:r>
      <w:r>
        <w:rPr>
          <w:rFonts w:asciiTheme="minorHAnsi" w:hAnsiTheme="minorHAnsi" w:cstheme="minorHAnsi"/>
        </w:rPr>
        <w:t xml:space="preserve"> </w:t>
      </w:r>
      <w:r w:rsidRPr="00062376">
        <w:rPr>
          <w:rFonts w:asciiTheme="minorHAnsi" w:hAnsiTheme="minorHAnsi" w:cstheme="minorHAnsi"/>
          <w:b/>
          <w:bCs/>
          <w:rPrChange w:id="313" w:author="John Pyles" w:date="2018-12-11T19:55:00Z">
            <w:rPr>
              <w:rFonts w:asciiTheme="minorHAnsi" w:hAnsiTheme="minorHAnsi" w:cstheme="minorHAnsi"/>
              <w:b/>
              <w:bCs/>
              <w:u w:val="single"/>
            </w:rPr>
          </w:rPrChange>
        </w:rPr>
        <w:t xml:space="preserve">all </w:t>
      </w:r>
      <w:ins w:id="314" w:author="John Pyles" w:date="2018-12-11T19:54:00Z">
        <w:r w:rsidR="00062376" w:rsidRPr="00062376">
          <w:rPr>
            <w:rFonts w:asciiTheme="minorHAnsi" w:hAnsiTheme="minorHAnsi" w:cstheme="minorHAnsi"/>
            <w:b/>
            <w:bCs/>
            <w:rPrChange w:id="315" w:author="John Pyles" w:date="2018-12-11T19:55:00Z">
              <w:rPr>
                <w:rFonts w:asciiTheme="minorHAnsi" w:hAnsiTheme="minorHAnsi" w:cstheme="minorHAnsi"/>
                <w:b/>
                <w:bCs/>
                <w:u w:val="single"/>
              </w:rPr>
            </w:rPrChange>
          </w:rPr>
          <w:t>researchers</w:t>
        </w:r>
      </w:ins>
      <w:del w:id="316" w:author="John Pyles" w:date="2018-12-11T19:54:00Z">
        <w:r w:rsidRPr="00062376" w:rsidDel="00062376">
          <w:rPr>
            <w:rFonts w:asciiTheme="minorHAnsi" w:hAnsiTheme="minorHAnsi" w:cstheme="minorHAnsi"/>
            <w:b/>
            <w:bCs/>
            <w:rPrChange w:id="317" w:author="John Pyles" w:date="2018-12-11T19:55:00Z">
              <w:rPr>
                <w:rFonts w:asciiTheme="minorHAnsi" w:hAnsiTheme="minorHAnsi" w:cstheme="minorHAnsi"/>
                <w:b/>
                <w:bCs/>
                <w:u w:val="single"/>
              </w:rPr>
            </w:rPrChange>
          </w:rPr>
          <w:delText>research</w:delText>
        </w:r>
      </w:del>
      <w:r w:rsidRPr="00062376">
        <w:rPr>
          <w:rFonts w:asciiTheme="minorHAnsi" w:hAnsiTheme="minorHAnsi" w:cstheme="minorHAnsi"/>
          <w:b/>
          <w:bCs/>
          <w:rPrChange w:id="318" w:author="John Pyles" w:date="2018-12-11T19:55:00Z">
            <w:rPr>
              <w:rFonts w:asciiTheme="minorHAnsi" w:hAnsiTheme="minorHAnsi" w:cstheme="minorHAnsi"/>
              <w:b/>
              <w:bCs/>
              <w:u w:val="single"/>
            </w:rPr>
          </w:rPrChange>
        </w:rPr>
        <w:t xml:space="preserve"> staff</w:t>
      </w:r>
      <w:ins w:id="319" w:author="John Pyles" w:date="2018-12-11T19:54:00Z">
        <w:r w:rsidR="00062376" w:rsidRPr="00062376">
          <w:rPr>
            <w:rFonts w:asciiTheme="minorHAnsi" w:hAnsiTheme="minorHAnsi" w:cstheme="minorHAnsi"/>
            <w:b/>
            <w:bCs/>
            <w:rPrChange w:id="320" w:author="John Pyles" w:date="2018-12-11T19:55:00Z">
              <w:rPr>
                <w:rFonts w:asciiTheme="minorHAnsi" w:hAnsiTheme="minorHAnsi" w:cstheme="minorHAnsi"/>
                <w:b/>
                <w:bCs/>
                <w:u w:val="single"/>
              </w:rPr>
            </w:rPrChange>
          </w:rPr>
          <w:t xml:space="preserve"> (defined as “Researchers” in Section 2.2)</w:t>
        </w:r>
      </w:ins>
      <w:r w:rsidRPr="00062376">
        <w:rPr>
          <w:rFonts w:asciiTheme="minorHAnsi" w:hAnsiTheme="minorHAnsi" w:cstheme="minorHAnsi"/>
          <w:b/>
          <w:bCs/>
          <w:rPrChange w:id="321" w:author="John Pyles" w:date="2018-12-11T19:55:00Z">
            <w:rPr>
              <w:rFonts w:asciiTheme="minorHAnsi" w:hAnsiTheme="minorHAnsi" w:cstheme="minorHAnsi"/>
              <w:b/>
              <w:bCs/>
              <w:u w:val="single"/>
            </w:rPr>
          </w:rPrChange>
        </w:rPr>
        <w:t xml:space="preserve"> </w:t>
      </w:r>
      <w:r w:rsidRPr="00062376">
        <w:rPr>
          <w:rFonts w:asciiTheme="minorHAnsi" w:hAnsiTheme="minorHAnsi" w:cstheme="minorHAnsi"/>
          <w:b/>
          <w:bCs/>
          <w:u w:val="single"/>
        </w:rPr>
        <w:t>who will be on premises at Wean Hall</w:t>
      </w:r>
      <w:ins w:id="322" w:author="John Pyles" w:date="2018-12-11T19:54:00Z">
        <w:r w:rsidR="00062376" w:rsidRPr="00062376">
          <w:rPr>
            <w:rFonts w:asciiTheme="minorHAnsi" w:hAnsiTheme="minorHAnsi" w:cstheme="minorHAnsi"/>
            <w:b/>
            <w:bCs/>
            <w:rPrChange w:id="323" w:author="John Pyles" w:date="2018-12-11T19:55:00Z">
              <w:rPr>
                <w:rFonts w:asciiTheme="minorHAnsi" w:hAnsiTheme="minorHAnsi" w:cstheme="minorHAnsi"/>
                <w:b/>
                <w:bCs/>
                <w:u w:val="single"/>
              </w:rPr>
            </w:rPrChange>
          </w:rPr>
          <w:t xml:space="preserve"> participating in huma</w:t>
        </w:r>
      </w:ins>
      <w:ins w:id="324" w:author="John Pyles" w:date="2018-12-11T19:55:00Z">
        <w:r w:rsidR="00062376" w:rsidRPr="00062376">
          <w:rPr>
            <w:rFonts w:asciiTheme="minorHAnsi" w:hAnsiTheme="minorHAnsi" w:cstheme="minorHAnsi"/>
            <w:b/>
            <w:bCs/>
            <w:rPrChange w:id="325" w:author="John Pyles" w:date="2018-12-11T19:55:00Z">
              <w:rPr>
                <w:rFonts w:asciiTheme="minorHAnsi" w:hAnsiTheme="minorHAnsi" w:cstheme="minorHAnsi"/>
                <w:b/>
                <w:bCs/>
                <w:u w:val="single"/>
              </w:rPr>
            </w:rPrChange>
          </w:rPr>
          <w:t>n subjects research</w:t>
        </w:r>
      </w:ins>
      <w:r>
        <w:rPr>
          <w:rFonts w:asciiTheme="minorHAnsi" w:hAnsiTheme="minorHAnsi" w:cstheme="minorHAnsi"/>
          <w:b/>
          <w:bCs/>
        </w:rPr>
        <w:t xml:space="preserve"> will need to sign the agreement. Please use multiple copies of the signature form on the back if you need more lines.</w:t>
      </w:r>
    </w:p>
    <w:p w14:paraId="2091C490" w14:textId="3F0FE59F" w:rsidR="00CE4365" w:rsidRDefault="00CE4365" w:rsidP="00C23683">
      <w:pPr>
        <w:pStyle w:val="ListParagraph"/>
        <w:numPr>
          <w:ilvl w:val="1"/>
          <w:numId w:val="60"/>
        </w:numPr>
        <w:rPr>
          <w:ins w:id="326" w:author="John Pyles" w:date="2018-12-11T23:36:00Z"/>
          <w:rFonts w:asciiTheme="minorHAnsi" w:hAnsiTheme="minorHAnsi" w:cstheme="minorHAnsi"/>
        </w:rPr>
      </w:pPr>
      <w:ins w:id="327" w:author="John Pyles" w:date="2018-12-11T23:36:00Z">
        <w:r w:rsidRPr="00CE4365">
          <w:rPr>
            <w:rFonts w:asciiTheme="minorHAnsi" w:hAnsiTheme="minorHAnsi" w:cstheme="minorHAnsi"/>
          </w:rPr>
          <w:t>Complete Sole Source Justification, Contract Entry Form, and Insurance Agreement</w:t>
        </w:r>
      </w:ins>
    </w:p>
    <w:p w14:paraId="633E0A19" w14:textId="6ED18A9E" w:rsidR="00EF6DB1" w:rsidRPr="00CE4365" w:rsidDel="00CE4365" w:rsidRDefault="00CE4365">
      <w:pPr>
        <w:pStyle w:val="ListParagraph"/>
        <w:numPr>
          <w:ilvl w:val="0"/>
          <w:numId w:val="60"/>
        </w:numPr>
        <w:rPr>
          <w:del w:id="328" w:author="John Pyles" w:date="2018-12-11T23:36:00Z"/>
          <w:rFonts w:asciiTheme="minorHAnsi" w:hAnsiTheme="minorHAnsi" w:cstheme="minorHAnsi"/>
        </w:rPr>
        <w:pPrChange w:id="329" w:author="John Pyles" w:date="2018-12-11T23:37:00Z">
          <w:pPr>
            <w:pStyle w:val="ListParagraph"/>
            <w:numPr>
              <w:ilvl w:val="1"/>
              <w:numId w:val="60"/>
            </w:numPr>
            <w:ind w:left="1080" w:hanging="360"/>
          </w:pPr>
        </w:pPrChange>
      </w:pPr>
      <w:ins w:id="330" w:author="John Pyles" w:date="2018-12-11T23:36:00Z">
        <w:r w:rsidRPr="00CE4365">
          <w:rPr>
            <w:rFonts w:asciiTheme="minorHAnsi" w:hAnsiTheme="minorHAnsi" w:cstheme="minorHAnsi"/>
          </w:rPr>
          <w:t>Submit EUA and Sole Source Justification for Pitt institutional signature on Panther Express via your fiscal person.</w:t>
        </w:r>
      </w:ins>
      <w:ins w:id="331" w:author="John Pyles" w:date="2018-12-11T23:37:00Z">
        <w:r>
          <w:rPr>
            <w:rFonts w:asciiTheme="minorHAnsi" w:hAnsiTheme="minorHAnsi" w:cstheme="minorHAnsi"/>
          </w:rPr>
          <w:t xml:space="preserve"> (</w:t>
        </w:r>
      </w:ins>
      <w:del w:id="332" w:author="John Pyles" w:date="2018-12-11T23:36:00Z">
        <w:r w:rsidR="006955B2" w:rsidRPr="00CE4365" w:rsidDel="00CE4365">
          <w:rPr>
            <w:rFonts w:asciiTheme="minorHAnsi" w:hAnsiTheme="minorHAnsi" w:cstheme="minorHAnsi"/>
          </w:rPr>
          <w:delText>Obtain the Institutional Signature from your university.</w:delText>
        </w:r>
      </w:del>
    </w:p>
    <w:p w14:paraId="5E164DCD" w14:textId="2C81D032" w:rsidR="00EF6DB1" w:rsidRDefault="006955B2">
      <w:pPr>
        <w:pStyle w:val="ListParagraph"/>
        <w:numPr>
          <w:ilvl w:val="1"/>
          <w:numId w:val="60"/>
        </w:numPr>
      </w:pPr>
      <w:del w:id="333" w:author="John Pyles" w:date="2018-12-11T23:37:00Z">
        <w:r w:rsidDel="00CE4365">
          <w:rPr>
            <w:rFonts w:asciiTheme="minorHAnsi" w:hAnsiTheme="minorHAnsi" w:cstheme="minorHAnsi"/>
          </w:rPr>
          <w:delText>MRIRC</w:delText>
        </w:r>
      </w:del>
      <w:ins w:id="334" w:author="John Pyles" w:date="2018-12-11T23:37:00Z">
        <w:r w:rsidR="00CE4365">
          <w:rPr>
            <w:rFonts w:asciiTheme="minorHAnsi" w:hAnsiTheme="minorHAnsi" w:cstheme="minorHAnsi"/>
          </w:rPr>
          <w:t>BRIDGE</w:t>
        </w:r>
      </w:ins>
      <w:r>
        <w:rPr>
          <w:rFonts w:asciiTheme="minorHAnsi" w:hAnsiTheme="minorHAnsi" w:cstheme="minorHAnsi"/>
        </w:rPr>
        <w:t xml:space="preserve"> administrative Point of Contact: John Pyles, phone: 412-268-3647, fax: 412-268-3464, email: </w:t>
      </w:r>
      <w:hyperlink r:id="rId32">
        <w:r>
          <w:rPr>
            <w:rStyle w:val="InternetLink"/>
            <w:rFonts w:asciiTheme="minorHAnsi" w:eastAsiaTheme="majorEastAsia" w:hAnsiTheme="minorHAnsi" w:cstheme="minorHAnsi"/>
          </w:rPr>
          <w:t>jpyles@cmu.edu</w:t>
        </w:r>
      </w:hyperlink>
      <w:ins w:id="335" w:author="John Pyles" w:date="2018-12-11T23:37:00Z">
        <w:r w:rsidR="00CE4365">
          <w:rPr>
            <w:rStyle w:val="InternetLink"/>
            <w:rFonts w:asciiTheme="minorHAnsi" w:eastAsiaTheme="majorEastAsia" w:hAnsiTheme="minorHAnsi" w:cstheme="minorHAnsi"/>
          </w:rPr>
          <w:t>)</w:t>
        </w:r>
      </w:ins>
    </w:p>
    <w:p w14:paraId="18B3A0D2" w14:textId="77777777" w:rsidR="00EF6DB1" w:rsidRDefault="00EF6DB1">
      <w:pPr>
        <w:pStyle w:val="ListParagraph"/>
        <w:ind w:left="1080"/>
        <w:rPr>
          <w:rFonts w:asciiTheme="minorHAnsi" w:hAnsiTheme="minorHAnsi" w:cstheme="minorHAnsi"/>
          <w:b/>
        </w:rPr>
      </w:pPr>
    </w:p>
    <w:p w14:paraId="3E2D489E" w14:textId="62EB28BD" w:rsidR="00EF6DB1" w:rsidRDefault="006955B2" w:rsidP="00C23683">
      <w:pPr>
        <w:pStyle w:val="ListParagraph"/>
        <w:numPr>
          <w:ilvl w:val="0"/>
          <w:numId w:val="60"/>
        </w:numPr>
      </w:pPr>
      <w:r>
        <w:rPr>
          <w:rFonts w:asciiTheme="minorHAnsi" w:hAnsiTheme="minorHAnsi" w:cstheme="minorHAnsi"/>
        </w:rPr>
        <w:t>Email the signed EUA to John Pyles (</w:t>
      </w:r>
      <w:hyperlink r:id="rId33">
        <w:r>
          <w:rPr>
            <w:rStyle w:val="InternetLink"/>
            <w:rFonts w:asciiTheme="minorHAnsi" w:eastAsiaTheme="majorEastAsia" w:hAnsiTheme="minorHAnsi" w:cstheme="minorHAnsi"/>
          </w:rPr>
          <w:t>jpyles@cmu.edu</w:t>
        </w:r>
      </w:hyperlink>
      <w:r>
        <w:rPr>
          <w:rFonts w:asciiTheme="minorHAnsi" w:hAnsiTheme="minorHAnsi" w:cstheme="minorHAnsi"/>
        </w:rPr>
        <w:t xml:space="preserve">). </w:t>
      </w:r>
      <w:r>
        <w:rPr>
          <w:rFonts w:asciiTheme="minorHAnsi" w:hAnsiTheme="minorHAnsi" w:cstheme="minorHAnsi"/>
          <w:b/>
          <w:u w:val="single"/>
        </w:rPr>
        <w:t xml:space="preserve">Do not submit an EUA directly to CMU </w:t>
      </w:r>
      <w:ins w:id="336" w:author="John Pyles" w:date="2018-12-11T19:56:00Z">
        <w:r w:rsidR="00062376">
          <w:rPr>
            <w:rFonts w:asciiTheme="minorHAnsi" w:hAnsiTheme="minorHAnsi" w:cstheme="minorHAnsi"/>
            <w:b/>
            <w:u w:val="single"/>
          </w:rPr>
          <w:t>Office of Sponsored Programs (</w:t>
        </w:r>
      </w:ins>
      <w:r>
        <w:rPr>
          <w:rFonts w:asciiTheme="minorHAnsi" w:hAnsiTheme="minorHAnsi" w:cstheme="minorHAnsi"/>
          <w:b/>
          <w:u w:val="single"/>
        </w:rPr>
        <w:t>OSP</w:t>
      </w:r>
      <w:ins w:id="337" w:author="John Pyles" w:date="2018-12-11T19:56:00Z">
        <w:r w:rsidR="00062376">
          <w:rPr>
            <w:rFonts w:asciiTheme="minorHAnsi" w:hAnsiTheme="minorHAnsi" w:cstheme="minorHAnsi"/>
            <w:b/>
            <w:u w:val="single"/>
          </w:rPr>
          <w:t>)</w:t>
        </w:r>
      </w:ins>
      <w:r>
        <w:rPr>
          <w:rFonts w:asciiTheme="minorHAnsi" w:hAnsiTheme="minorHAnsi" w:cstheme="minorHAnsi"/>
          <w:b/>
          <w:u w:val="single"/>
        </w:rPr>
        <w:t>.</w:t>
      </w:r>
    </w:p>
    <w:p w14:paraId="6A47B54E" w14:textId="77777777" w:rsidR="00EF6DB1" w:rsidRDefault="00EF6DB1">
      <w:pPr>
        <w:pStyle w:val="ListParagraph"/>
        <w:ind w:left="1080"/>
        <w:rPr>
          <w:rFonts w:asciiTheme="minorHAnsi" w:hAnsiTheme="minorHAnsi" w:cstheme="minorHAnsi"/>
        </w:rPr>
      </w:pPr>
    </w:p>
    <w:p w14:paraId="5C035E5B" w14:textId="77777777" w:rsidR="00EF6DB1" w:rsidRDefault="006955B2" w:rsidP="00C23683">
      <w:pPr>
        <w:pStyle w:val="ListParagraph"/>
        <w:numPr>
          <w:ilvl w:val="0"/>
          <w:numId w:val="60"/>
        </w:numPr>
      </w:pPr>
      <w:r>
        <w:rPr>
          <w:rFonts w:asciiTheme="minorHAnsi" w:hAnsiTheme="minorHAnsi" w:cstheme="minorHAnsi"/>
        </w:rPr>
        <w:t>When CMU IRB Approval is received, return to Step 7 of the Project Registration process to submit IRB documents to John Pyles (</w:t>
      </w:r>
      <w:hyperlink r:id="rId34">
        <w:r>
          <w:rPr>
            <w:rStyle w:val="InternetLink"/>
            <w:rFonts w:asciiTheme="minorHAnsi" w:eastAsiaTheme="majorEastAsia" w:hAnsiTheme="minorHAnsi" w:cstheme="minorHAnsi"/>
          </w:rPr>
          <w:t>jpyles@cmu.edu</w:t>
        </w:r>
      </w:hyperlink>
      <w:r>
        <w:rPr>
          <w:rStyle w:val="InternetLink"/>
          <w:rFonts w:asciiTheme="minorHAnsi" w:eastAsiaTheme="majorEastAsia" w:hAnsiTheme="minorHAnsi" w:cstheme="minorHAnsi"/>
        </w:rPr>
        <w:t>)</w:t>
      </w:r>
      <w:r>
        <w:rPr>
          <w:rFonts w:asciiTheme="minorHAnsi" w:hAnsiTheme="minorHAnsi" w:cstheme="minorHAnsi"/>
        </w:rPr>
        <w:t>.</w:t>
      </w:r>
    </w:p>
    <w:p w14:paraId="0847ADEA" w14:textId="77777777" w:rsidR="00EF6DB1" w:rsidRDefault="00EF6DB1">
      <w:pPr>
        <w:pStyle w:val="ListParagraph"/>
        <w:ind w:left="1080"/>
        <w:rPr>
          <w:rFonts w:asciiTheme="minorHAnsi" w:hAnsiTheme="minorHAnsi" w:cstheme="minorHAnsi"/>
        </w:rPr>
      </w:pPr>
    </w:p>
    <w:p w14:paraId="40E7B037"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 xml:space="preserve">John Pyles will submit the Pitt signed EUA and IRB approval to CMU’s </w:t>
      </w:r>
      <w:del w:id="338" w:author="John Pyles" w:date="2018-12-11T19:56:00Z">
        <w:r w:rsidDel="00062376">
          <w:rPr>
            <w:rFonts w:asciiTheme="minorHAnsi" w:hAnsiTheme="minorHAnsi" w:cstheme="minorHAnsi"/>
          </w:rPr>
          <w:delText>Office of Sponsored Programs (</w:delText>
        </w:r>
      </w:del>
      <w:r>
        <w:rPr>
          <w:rFonts w:asciiTheme="minorHAnsi" w:hAnsiTheme="minorHAnsi" w:cstheme="minorHAnsi"/>
        </w:rPr>
        <w:t>OSP</w:t>
      </w:r>
      <w:del w:id="339" w:author="John Pyles" w:date="2018-12-11T19:56:00Z">
        <w:r w:rsidDel="00062376">
          <w:rPr>
            <w:rFonts w:asciiTheme="minorHAnsi" w:hAnsiTheme="minorHAnsi" w:cstheme="minorHAnsi"/>
          </w:rPr>
          <w:delText>)</w:delText>
        </w:r>
      </w:del>
      <w:r>
        <w:rPr>
          <w:rFonts w:asciiTheme="minorHAnsi" w:hAnsiTheme="minorHAnsi" w:cstheme="minorHAnsi"/>
        </w:rPr>
        <w:t xml:space="preserve"> to obtain the CMU signatures/approval of user agreement. Once the agreement is executed (approximately 2 weeks), John Pyles will send the signed agreement to the external PI for their records as part of Step 8 of Project Registration.</w:t>
      </w:r>
      <w:r>
        <w:rPr>
          <w:rFonts w:asciiTheme="minorHAnsi" w:hAnsiTheme="minorHAnsi" w:cstheme="minorHAnsi"/>
        </w:rPr>
        <w:br/>
      </w:r>
    </w:p>
    <w:p w14:paraId="13600F64" w14:textId="4721301D" w:rsidR="00EF6DB1" w:rsidRDefault="006955B2">
      <w:pPr>
        <w:pStyle w:val="NormalWeb"/>
        <w:spacing w:beforeAutospacing="0" w:afterAutospacing="0"/>
        <w:outlineLvl w:val="0"/>
      </w:pPr>
      <w:r>
        <w:rPr>
          <w:rFonts w:asciiTheme="minorHAnsi" w:hAnsiTheme="minorHAnsi" w:cstheme="minorHAnsi"/>
        </w:rPr>
        <w:t xml:space="preserve">Once the Project Registration process is complete, </w:t>
      </w:r>
      <w:r w:rsidR="005A0E3C">
        <w:rPr>
          <w:rFonts w:asciiTheme="minorHAnsi" w:hAnsiTheme="minorHAnsi" w:cstheme="minorHAnsi"/>
        </w:rPr>
        <w:t>the Scientific Operations Director</w:t>
      </w:r>
      <w:r>
        <w:rPr>
          <w:rFonts w:asciiTheme="minorHAnsi" w:hAnsiTheme="minorHAnsi" w:cstheme="minorHAnsi"/>
        </w:rPr>
        <w:t xml:space="preserve"> will help coordinate scheduling, computer accounts, and final preparations to begin your study.</w:t>
      </w:r>
    </w:p>
    <w:p w14:paraId="673B27E6" w14:textId="77777777" w:rsidR="00EF6DB1" w:rsidRDefault="00EF6DB1">
      <w:pPr>
        <w:pStyle w:val="NormalWeb"/>
        <w:spacing w:beforeAutospacing="0" w:afterAutospacing="0"/>
        <w:outlineLvl w:val="0"/>
        <w:rPr>
          <w:rFonts w:asciiTheme="minorHAnsi" w:hAnsiTheme="minorHAnsi" w:cstheme="minorHAnsi"/>
          <w:b/>
          <w:bCs/>
          <w:iCs/>
          <w:color w:val="000000"/>
          <w:sz w:val="32"/>
          <w:szCs w:val="32"/>
        </w:rPr>
      </w:pPr>
    </w:p>
    <w:p w14:paraId="637681B6" w14:textId="77777777" w:rsidR="00EF6DB1" w:rsidRDefault="00EF6DB1">
      <w:pPr>
        <w:pStyle w:val="NormalWeb"/>
        <w:spacing w:beforeAutospacing="0" w:afterAutospacing="0"/>
        <w:outlineLvl w:val="0"/>
        <w:rPr>
          <w:rFonts w:asciiTheme="minorHAnsi" w:hAnsiTheme="minorHAnsi" w:cstheme="minorHAnsi"/>
          <w:b/>
          <w:bCs/>
          <w:iCs/>
          <w:color w:val="000000"/>
          <w:sz w:val="32"/>
          <w:szCs w:val="32"/>
        </w:rPr>
      </w:pPr>
    </w:p>
    <w:p w14:paraId="545B172E" w14:textId="77777777" w:rsidR="00EF6DB1" w:rsidRDefault="006955B2" w:rsidP="00D115BD">
      <w:pPr>
        <w:pStyle w:val="Heading2"/>
      </w:pPr>
      <w:bookmarkStart w:id="340" w:name="_Toc532337964"/>
      <w:r>
        <w:t>2.4</w:t>
      </w:r>
      <w:r>
        <w:tab/>
        <w:t>Adding Additional Personnel</w:t>
      </w:r>
      <w:bookmarkEnd w:id="340"/>
    </w:p>
    <w:p w14:paraId="45952769" w14:textId="77777777" w:rsidR="00EF6DB1" w:rsidRDefault="00EF6DB1">
      <w:pPr>
        <w:pStyle w:val="NormalWeb"/>
        <w:spacing w:beforeAutospacing="0" w:afterAutospacing="0"/>
        <w:rPr>
          <w:rFonts w:asciiTheme="minorHAnsi" w:hAnsiTheme="minorHAnsi" w:cstheme="minorHAnsi"/>
          <w:b/>
          <w:bCs/>
          <w:i/>
          <w:iCs/>
          <w:color w:val="000000"/>
        </w:rPr>
      </w:pPr>
    </w:p>
    <w:p w14:paraId="0615CFF9" w14:textId="3FBB1CFC" w:rsidR="00EF6DB1" w:rsidRDefault="006955B2">
      <w:pPr>
        <w:pStyle w:val="NormalWeb"/>
        <w:spacing w:beforeAutospacing="0" w:afterAutospacing="0"/>
      </w:pPr>
      <w:r>
        <w:rPr>
          <w:rFonts w:asciiTheme="minorHAnsi" w:hAnsiTheme="minorHAnsi" w:cstheme="minorHAnsi"/>
          <w:bCs/>
          <w:iCs/>
          <w:color w:val="000000"/>
        </w:rPr>
        <w:t>Compliance with BRIDGE Center policies and governance agreements requires that Princip</w:t>
      </w:r>
      <w:r w:rsidR="00686CAE">
        <w:rPr>
          <w:rFonts w:asciiTheme="minorHAnsi" w:hAnsiTheme="minorHAnsi" w:cstheme="minorHAnsi"/>
          <w:bCs/>
          <w:iCs/>
          <w:color w:val="000000"/>
        </w:rPr>
        <w:t>al</w:t>
      </w:r>
      <w:r>
        <w:rPr>
          <w:rFonts w:asciiTheme="minorHAnsi" w:hAnsiTheme="minorHAnsi" w:cstheme="minorHAnsi"/>
          <w:bCs/>
          <w:iCs/>
          <w:color w:val="000000"/>
        </w:rPr>
        <w:t xml:space="preserve"> Investigators authorize new researchers (as defined in the Project Registration Policy) to conduct research activities for a project at the center. This policy is to ensure that personnel conducting human subjects research at the BRIDGE Center are covered by a current IRB protocol, authorized to conduct research on behalf of a PI, and to track BRIDGE Center Safety training. At the current time, PIs with an External User Agreement (EUA) are required to add all new researchers who will </w:t>
      </w:r>
      <w:r>
        <w:rPr>
          <w:rFonts w:asciiTheme="minorHAnsi" w:hAnsiTheme="minorHAnsi" w:cstheme="minorHAnsi"/>
          <w:bCs/>
          <w:iCs/>
          <w:color w:val="000000"/>
        </w:rPr>
        <w:lastRenderedPageBreak/>
        <w:t>participate in research activities at the BRIDGE Center to their EUA. This is to ensure researchers are covered by the protections of the EUA.</w:t>
      </w:r>
    </w:p>
    <w:p w14:paraId="0DD83B5B" w14:textId="77777777" w:rsidR="00EF6DB1" w:rsidRDefault="00EF6DB1">
      <w:pPr>
        <w:pStyle w:val="NormalWeb"/>
        <w:spacing w:beforeAutospacing="0" w:afterAutospacing="0"/>
        <w:rPr>
          <w:rFonts w:asciiTheme="minorHAnsi" w:hAnsiTheme="minorHAnsi" w:cstheme="minorHAnsi"/>
          <w:bCs/>
          <w:iCs/>
          <w:color w:val="000000"/>
        </w:rPr>
      </w:pPr>
    </w:p>
    <w:p w14:paraId="3B69D8DE"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66B18913"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43E4823B"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3064F397" w14:textId="59E24AFF" w:rsidR="00EF6DB1" w:rsidRPr="004E7B0D" w:rsidRDefault="006955B2">
      <w:pPr>
        <w:pStyle w:val="NormalWeb"/>
        <w:spacing w:beforeAutospacing="0" w:afterAutospacing="0"/>
        <w:outlineLvl w:val="0"/>
        <w:rPr>
          <w:rFonts w:asciiTheme="minorHAnsi" w:hAnsiTheme="minorHAnsi" w:cstheme="minorHAnsi"/>
          <w:b/>
          <w:bCs/>
          <w:i/>
          <w:iCs/>
          <w:color w:val="000000"/>
          <w:sz w:val="28"/>
          <w:szCs w:val="28"/>
        </w:rPr>
      </w:pPr>
      <w:r w:rsidRPr="004E7B0D">
        <w:rPr>
          <w:rFonts w:asciiTheme="minorHAnsi" w:hAnsiTheme="minorHAnsi" w:cstheme="minorHAnsi"/>
          <w:b/>
          <w:bCs/>
          <w:i/>
          <w:iCs/>
          <w:color w:val="000000"/>
          <w:sz w:val="28"/>
          <w:szCs w:val="28"/>
        </w:rPr>
        <w:t xml:space="preserve">Procedure </w:t>
      </w:r>
      <w:r w:rsidR="003E2F4D" w:rsidRPr="004E7B0D">
        <w:rPr>
          <w:rFonts w:asciiTheme="minorHAnsi" w:hAnsiTheme="minorHAnsi" w:cstheme="minorHAnsi"/>
          <w:b/>
          <w:bCs/>
          <w:i/>
          <w:iCs/>
          <w:color w:val="000000"/>
          <w:sz w:val="28"/>
          <w:szCs w:val="28"/>
        </w:rPr>
        <w:t xml:space="preserve">for </w:t>
      </w:r>
      <w:r w:rsidRPr="004E7B0D">
        <w:rPr>
          <w:rFonts w:asciiTheme="minorHAnsi" w:hAnsiTheme="minorHAnsi" w:cstheme="minorHAnsi"/>
          <w:b/>
          <w:bCs/>
          <w:i/>
          <w:iCs/>
          <w:color w:val="000000"/>
          <w:sz w:val="28"/>
          <w:szCs w:val="28"/>
        </w:rPr>
        <w:t>Adding Research Personnel</w:t>
      </w:r>
    </w:p>
    <w:p w14:paraId="2BE1BFBF" w14:textId="77777777" w:rsidR="00EF6DB1" w:rsidRDefault="00EF6DB1">
      <w:pPr>
        <w:pStyle w:val="NormalWeb"/>
        <w:spacing w:beforeAutospacing="0" w:afterAutospacing="0"/>
        <w:rPr>
          <w:rFonts w:asciiTheme="minorHAnsi" w:hAnsiTheme="minorHAnsi" w:cstheme="minorHAnsi"/>
          <w:b/>
          <w:bCs/>
          <w:iCs/>
          <w:color w:val="000000"/>
          <w:u w:val="single"/>
        </w:rPr>
      </w:pPr>
    </w:p>
    <w:p w14:paraId="0E85DEB4"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Principle Investigator adds the new researcher to their CMU IRB personnel by doing a IRB protocol modification using SPARCS.</w:t>
      </w:r>
    </w:p>
    <w:p w14:paraId="40BD4A7A" w14:textId="77777777" w:rsidR="00EF6DB1" w:rsidRDefault="00EF6DB1">
      <w:pPr>
        <w:pStyle w:val="NormalWeb"/>
        <w:spacing w:beforeAutospacing="0" w:afterAutospacing="0"/>
        <w:rPr>
          <w:rFonts w:asciiTheme="minorHAnsi" w:hAnsiTheme="minorHAnsi" w:cstheme="minorHAnsi"/>
          <w:bCs/>
          <w:iCs/>
          <w:color w:val="000000"/>
        </w:rPr>
      </w:pPr>
    </w:p>
    <w:p w14:paraId="38DEEECE" w14:textId="77777777" w:rsidR="00EF6DB1" w:rsidRDefault="006955B2">
      <w:pPr>
        <w:pStyle w:val="NormalWeb"/>
        <w:numPr>
          <w:ilvl w:val="0"/>
          <w:numId w:val="10"/>
        </w:numPr>
        <w:spacing w:beforeAutospacing="0" w:afterAutospacing="0"/>
        <w:rPr>
          <w:rFonts w:asciiTheme="minorHAnsi" w:hAnsiTheme="minorHAnsi" w:cstheme="minorHAnsi"/>
          <w:bCs/>
          <w:iCs/>
          <w:color w:val="000000"/>
        </w:rPr>
      </w:pPr>
      <w:r>
        <w:rPr>
          <w:rFonts w:asciiTheme="minorHAnsi" w:hAnsiTheme="minorHAnsi" w:cstheme="minorHAnsi"/>
          <w:b/>
          <w:bCs/>
          <w:i/>
          <w:iCs/>
          <w:color w:val="000000"/>
        </w:rPr>
        <w:t xml:space="preserve">Pitt or external PIs: </w:t>
      </w:r>
      <w:r>
        <w:rPr>
          <w:rFonts w:asciiTheme="minorHAnsi" w:hAnsiTheme="minorHAnsi" w:cstheme="minorHAnsi"/>
          <w:b/>
          <w:bCs/>
          <w:iCs/>
          <w:color w:val="000000"/>
        </w:rPr>
        <w:t>Principle Investigator completes EUA Amendment.</w:t>
      </w:r>
      <w:r>
        <w:rPr>
          <w:rFonts w:asciiTheme="minorHAnsi" w:hAnsiTheme="minorHAnsi" w:cstheme="minorHAnsi"/>
          <w:bCs/>
          <w:iCs/>
          <w:color w:val="000000"/>
        </w:rPr>
        <w:t xml:space="preserve"> </w:t>
      </w:r>
    </w:p>
    <w:p w14:paraId="5B7C2F6C"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New researcher(s) sign the EUA Amendment (can be obtained from John Pyles).</w:t>
      </w:r>
    </w:p>
    <w:p w14:paraId="4634333A"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PI obtains Pitt institutional signature on EUA Amendment.</w:t>
      </w:r>
    </w:p>
    <w:p w14:paraId="5B9E0E9C" w14:textId="22923521" w:rsidR="00EF6DB1" w:rsidRDefault="006955B2">
      <w:pPr>
        <w:pStyle w:val="NormalWeb"/>
        <w:numPr>
          <w:ilvl w:val="1"/>
          <w:numId w:val="10"/>
        </w:numPr>
        <w:spacing w:beforeAutospacing="0" w:afterAutospacing="0"/>
      </w:pPr>
      <w:r>
        <w:rPr>
          <w:rFonts w:asciiTheme="minorHAnsi" w:hAnsiTheme="minorHAnsi" w:cstheme="minorHAnsi"/>
          <w:bCs/>
          <w:iCs/>
          <w:color w:val="000000"/>
        </w:rPr>
        <w:t>PI emails the Scientific Operations Director the Pitt signed EUA Amendment.</w:t>
      </w:r>
    </w:p>
    <w:p w14:paraId="59A36F01"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John Pyles forwards Pitt signed EUA Amendment to CMU OSP for counter-signature.</w:t>
      </w:r>
    </w:p>
    <w:p w14:paraId="6DE66EA0" w14:textId="77777777" w:rsidR="00EF6DB1" w:rsidRDefault="00EF6DB1">
      <w:pPr>
        <w:pStyle w:val="NormalWeb"/>
        <w:spacing w:beforeAutospacing="0" w:afterAutospacing="0"/>
        <w:ind w:left="360"/>
        <w:rPr>
          <w:rFonts w:asciiTheme="minorHAnsi" w:hAnsiTheme="minorHAnsi" w:cstheme="minorHAnsi"/>
          <w:bCs/>
          <w:i/>
          <w:iCs/>
          <w:color w:val="000000"/>
        </w:rPr>
      </w:pPr>
    </w:p>
    <w:p w14:paraId="3C2ED43B" w14:textId="77777777" w:rsidR="00EF6DB1" w:rsidRDefault="006955B2">
      <w:pPr>
        <w:pStyle w:val="NormalWeb"/>
        <w:numPr>
          <w:ilvl w:val="0"/>
          <w:numId w:val="10"/>
        </w:numPr>
        <w:spacing w:beforeAutospacing="0" w:afterAutospacing="0"/>
      </w:pPr>
      <w:r>
        <w:rPr>
          <w:rFonts w:asciiTheme="minorHAnsi" w:hAnsiTheme="minorHAnsi" w:cstheme="minorHAnsi"/>
          <w:b/>
          <w:bCs/>
          <w:iCs/>
          <w:color w:val="000000"/>
        </w:rPr>
        <w:t xml:space="preserve">Principle Investigator emails the Scientific Operations Director (John Pyles, </w:t>
      </w:r>
      <w:hyperlink r:id="rId35">
        <w:r>
          <w:rPr>
            <w:rStyle w:val="InternetLink"/>
            <w:rFonts w:asciiTheme="minorHAnsi" w:hAnsiTheme="minorHAnsi" w:cstheme="minorHAnsi"/>
            <w:b/>
            <w:bCs/>
            <w:iCs/>
          </w:rPr>
          <w:t>jpyles@cmu.edu</w:t>
        </w:r>
      </w:hyperlink>
      <w:r>
        <w:rPr>
          <w:rFonts w:asciiTheme="minorHAnsi" w:hAnsiTheme="minorHAnsi" w:cstheme="minorHAnsi"/>
          <w:b/>
          <w:bCs/>
          <w:iCs/>
          <w:color w:val="000000"/>
        </w:rPr>
        <w:t>) authorizing the new researcher to conduct research activities for a specific project.</w:t>
      </w:r>
    </w:p>
    <w:p w14:paraId="6B90A8AF" w14:textId="77777777" w:rsidR="00EF6DB1" w:rsidRDefault="006955B2">
      <w:pPr>
        <w:pStyle w:val="NormalWeb"/>
        <w:numPr>
          <w:ilvl w:val="1"/>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 xml:space="preserve">PI should include a pdf copy of the IRB modification approval letter which should include the new researchers name. </w:t>
      </w:r>
    </w:p>
    <w:p w14:paraId="27A425D5" w14:textId="77777777" w:rsidR="00EF6DB1" w:rsidRDefault="00EF6DB1">
      <w:pPr>
        <w:pStyle w:val="NormalWeb"/>
        <w:spacing w:beforeAutospacing="0" w:afterAutospacing="0"/>
        <w:rPr>
          <w:rFonts w:asciiTheme="minorHAnsi" w:hAnsiTheme="minorHAnsi" w:cstheme="minorHAnsi"/>
          <w:bCs/>
          <w:iCs/>
          <w:color w:val="000000"/>
        </w:rPr>
      </w:pPr>
    </w:p>
    <w:p w14:paraId="5F4C115A"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New researcher completes BRIDGE Center Researcher Safety Training.</w:t>
      </w:r>
    </w:p>
    <w:p w14:paraId="044293A6" w14:textId="77777777" w:rsidR="00EF6DB1" w:rsidRDefault="00EF6DB1">
      <w:pPr>
        <w:pStyle w:val="NormalWeb"/>
        <w:spacing w:beforeAutospacing="0" w:afterAutospacing="0"/>
        <w:rPr>
          <w:rFonts w:asciiTheme="minorHAnsi" w:hAnsiTheme="minorHAnsi" w:cstheme="minorHAnsi"/>
          <w:bCs/>
          <w:iCs/>
          <w:color w:val="000000"/>
        </w:rPr>
      </w:pPr>
    </w:p>
    <w:p w14:paraId="0926F4A4"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 xml:space="preserve">Scientific Operations Director adds the new Researcher to the Project Registration form and returns a copy to the PI along with the CMU signed EUA Amendment (if applicable). </w:t>
      </w:r>
    </w:p>
    <w:p w14:paraId="3683E6EF" w14:textId="77777777" w:rsidR="00EF6DB1" w:rsidRDefault="00EF6DB1">
      <w:pPr>
        <w:pStyle w:val="NormalWeb"/>
        <w:spacing w:beforeAutospacing="0" w:afterAutospacing="0"/>
        <w:rPr>
          <w:rFonts w:asciiTheme="minorHAnsi" w:hAnsiTheme="minorHAnsi" w:cstheme="minorHAnsi"/>
          <w:sz w:val="28"/>
          <w:szCs w:val="28"/>
        </w:rPr>
      </w:pPr>
    </w:p>
    <w:p w14:paraId="7D3F30DE" w14:textId="77777777" w:rsidR="00EF6DB1" w:rsidRDefault="00EF6DB1">
      <w:pPr>
        <w:rPr>
          <w:rFonts w:asciiTheme="minorHAnsi" w:eastAsia="Times" w:hAnsiTheme="minorHAnsi" w:cstheme="minorHAnsi"/>
          <w:b/>
          <w:sz w:val="28"/>
          <w:szCs w:val="28"/>
        </w:rPr>
      </w:pPr>
    </w:p>
    <w:p w14:paraId="7C42B0E0" w14:textId="77777777" w:rsidR="00EF6DB1" w:rsidRDefault="006955B2" w:rsidP="00D115BD">
      <w:pPr>
        <w:pStyle w:val="Heading2"/>
      </w:pPr>
      <w:bookmarkStart w:id="341" w:name="_Toc532337965"/>
      <w:r>
        <w:t>2.5</w:t>
      </w:r>
      <w:r>
        <w:tab/>
        <w:t>Fees</w:t>
      </w:r>
      <w:bookmarkEnd w:id="341"/>
    </w:p>
    <w:p w14:paraId="258887E0" w14:textId="77777777" w:rsidR="00EF6DB1" w:rsidRDefault="00EF6DB1">
      <w:pPr>
        <w:pStyle w:val="Title"/>
        <w:jc w:val="left"/>
        <w:rPr>
          <w:rFonts w:asciiTheme="minorHAnsi" w:hAnsiTheme="minorHAnsi" w:cstheme="minorHAnsi"/>
          <w:b w:val="0"/>
          <w:sz w:val="28"/>
          <w:szCs w:val="28"/>
        </w:rPr>
      </w:pPr>
    </w:p>
    <w:p w14:paraId="01D151A7" w14:textId="77777777" w:rsidR="00EF6DB1" w:rsidRDefault="006955B2">
      <w:pPr>
        <w:rPr>
          <w:rFonts w:asciiTheme="minorHAnsi" w:hAnsiTheme="minorHAnsi" w:cstheme="minorHAnsi"/>
        </w:rPr>
      </w:pPr>
      <w:r>
        <w:rPr>
          <w:rFonts w:asciiTheme="minorHAnsi" w:hAnsiTheme="minorHAnsi" w:cstheme="minorHAnsi"/>
        </w:rPr>
        <w:t>The main goal of the fee schedule is to produce revenues that offset operating costs. The hourly fee has been arrived at by dividing the projected annual operating cost by the estimated number of hours of usage and adjusted for estimated inflation of costs across time. A key tenet of a re-charge center under the OMB mandate that governs university accounting practices is that all users or funding sources are treated equally. No one can get a price break or free hours unless the opportunity is open to all users.</w:t>
      </w:r>
    </w:p>
    <w:p w14:paraId="56362CC3" w14:textId="77777777" w:rsidR="00EF6DB1" w:rsidRDefault="00EF6DB1">
      <w:pPr>
        <w:jc w:val="center"/>
        <w:rPr>
          <w:rFonts w:asciiTheme="minorHAnsi" w:hAnsiTheme="minorHAnsi" w:cstheme="minorHAnsi"/>
        </w:rPr>
      </w:pPr>
    </w:p>
    <w:p w14:paraId="77601E6A" w14:textId="3F727B7A" w:rsidR="00EF6DB1" w:rsidRDefault="00BD6741">
      <w:pPr>
        <w:rPr>
          <w:rFonts w:asciiTheme="minorHAnsi" w:hAnsiTheme="minorHAnsi" w:cstheme="minorHAnsi"/>
        </w:rPr>
      </w:pPr>
      <w:r>
        <w:rPr>
          <w:rFonts w:asciiTheme="minorHAnsi" w:hAnsiTheme="minorHAnsi" w:cstheme="minorHAnsi"/>
          <w:b/>
        </w:rPr>
        <w:t>Scanning F</w:t>
      </w:r>
      <w:r w:rsidR="006955B2">
        <w:rPr>
          <w:rFonts w:asciiTheme="minorHAnsi" w:hAnsiTheme="minorHAnsi" w:cstheme="minorHAnsi"/>
          <w:b/>
        </w:rPr>
        <w:t>ee:</w:t>
      </w:r>
      <w:r w:rsidR="006955B2">
        <w:rPr>
          <w:rFonts w:asciiTheme="minorHAnsi" w:hAnsiTheme="minorHAnsi" w:cstheme="minorHAnsi"/>
        </w:rPr>
        <w:t xml:space="preserve"> The fee for all CMU and </w:t>
      </w:r>
      <w:r w:rsidR="00DF2FA2">
        <w:rPr>
          <w:rFonts w:asciiTheme="minorHAnsi" w:hAnsiTheme="minorHAnsi" w:cstheme="minorHAnsi"/>
        </w:rPr>
        <w:t>Pitt</w:t>
      </w:r>
      <w:r w:rsidR="006955B2">
        <w:rPr>
          <w:rFonts w:asciiTheme="minorHAnsi" w:hAnsiTheme="minorHAnsi" w:cstheme="minorHAnsi"/>
        </w:rPr>
        <w:t xml:space="preserve"> investigators is updated annually, with the goal of keeping fees relatively stable and affordable to center users without sacrificing critical research support. </w:t>
      </w:r>
      <w:r w:rsidR="006955B2" w:rsidRPr="00BD6741">
        <w:rPr>
          <w:rFonts w:asciiTheme="minorHAnsi" w:hAnsiTheme="minorHAnsi" w:cstheme="minorHAnsi"/>
          <w:u w:val="single"/>
        </w:rPr>
        <w:t xml:space="preserve">The latest projected fee schedule for CMU and University of Pittsburgh </w:t>
      </w:r>
      <w:r w:rsidRPr="00BD6741">
        <w:rPr>
          <w:rFonts w:asciiTheme="minorHAnsi" w:hAnsiTheme="minorHAnsi" w:cstheme="minorHAnsi"/>
          <w:u w:val="single"/>
        </w:rPr>
        <w:t xml:space="preserve">investigators is attached as </w:t>
      </w:r>
      <w:r w:rsidRPr="00330002">
        <w:rPr>
          <w:rFonts w:asciiTheme="minorHAnsi" w:hAnsiTheme="minorHAnsi" w:cstheme="minorHAnsi"/>
          <w:i/>
          <w:u w:val="single"/>
        </w:rPr>
        <w:t>A</w:t>
      </w:r>
      <w:r w:rsidR="006955B2" w:rsidRPr="00330002">
        <w:rPr>
          <w:rFonts w:asciiTheme="minorHAnsi" w:hAnsiTheme="minorHAnsi" w:cstheme="minorHAnsi"/>
          <w:i/>
          <w:u w:val="single"/>
        </w:rPr>
        <w:t>ppendix</w:t>
      </w:r>
      <w:r w:rsidRPr="00330002">
        <w:rPr>
          <w:rFonts w:asciiTheme="minorHAnsi" w:hAnsiTheme="minorHAnsi" w:cstheme="minorHAnsi"/>
          <w:i/>
          <w:u w:val="single"/>
        </w:rPr>
        <w:t xml:space="preserve"> A</w:t>
      </w:r>
      <w:r w:rsidR="006955B2" w:rsidRPr="00BD6741">
        <w:rPr>
          <w:rFonts w:asciiTheme="minorHAnsi" w:hAnsiTheme="minorHAnsi" w:cstheme="minorHAnsi"/>
          <w:u w:val="single"/>
        </w:rPr>
        <w:t xml:space="preserve"> to this document and available on the BRIDGE Center’s website.</w:t>
      </w:r>
      <w:r w:rsidR="006955B2">
        <w:rPr>
          <w:rFonts w:asciiTheme="minorHAnsi" w:hAnsiTheme="minorHAnsi" w:cstheme="minorHAnsi"/>
        </w:rPr>
        <w:t xml:space="preserve"> The fee for researchers at institutions other than CMU and the University of Pittsburgh is determined during the negotiation of External User Agreements with the Office of Sponsored Projects at CMU</w:t>
      </w:r>
    </w:p>
    <w:p w14:paraId="6AFD1BE2" w14:textId="25F7C120" w:rsidR="00EF6DB1" w:rsidRDefault="00EF6DB1">
      <w:pPr>
        <w:outlineLvl w:val="0"/>
        <w:rPr>
          <w:rFonts w:asciiTheme="minorHAnsi" w:hAnsiTheme="minorHAnsi" w:cstheme="minorHAnsi"/>
          <w:b/>
          <w:bCs/>
          <w:color w:val="FF0000"/>
        </w:rPr>
      </w:pPr>
    </w:p>
    <w:p w14:paraId="0B239063" w14:textId="57356F39" w:rsidR="00EF6DB1" w:rsidRDefault="006955B2">
      <w:r>
        <w:rPr>
          <w:rFonts w:asciiTheme="minorHAnsi" w:hAnsiTheme="minorHAnsi" w:cstheme="minorHAnsi"/>
          <w:b/>
          <w:bCs/>
        </w:rPr>
        <w:lastRenderedPageBreak/>
        <w:t>Pilot hours</w:t>
      </w:r>
      <w:r>
        <w:rPr>
          <w:rFonts w:asciiTheme="minorHAnsi" w:hAnsiTheme="minorHAnsi" w:cstheme="minorHAnsi"/>
        </w:rPr>
        <w:t>: The BRIDGE Center is continuing the previous SIBR policy of providing support for pilot scanning time that is earned by a grant or funding source with the purchase of paid time, at a rate of 30 pilot minutes per paid hour, up to a maximum of 20 pilot hours per year, per grant. The pilot time is assigned by the BRIDGE Cen</w:t>
      </w:r>
      <w:r w:rsidR="00DF2FA2">
        <w:rPr>
          <w:rFonts w:asciiTheme="minorHAnsi" w:hAnsiTheme="minorHAnsi" w:cstheme="minorHAnsi"/>
        </w:rPr>
        <w:t>t</w:t>
      </w:r>
      <w:r>
        <w:rPr>
          <w:rFonts w:asciiTheme="minorHAnsi" w:hAnsiTheme="minorHAnsi" w:cstheme="minorHAnsi"/>
        </w:rPr>
        <w:t xml:space="preserve">er between 9:30 am and 9:00 pm Monday-Saturday, in consultation with the investigator, during periods of lower paid usage.  </w:t>
      </w:r>
      <w:r w:rsidRPr="00EF68FA">
        <w:rPr>
          <w:rFonts w:asciiTheme="minorHAnsi" w:hAnsiTheme="minorHAnsi" w:cstheme="minorHAnsi"/>
          <w:u w:val="single"/>
        </w:rPr>
        <w:t>The pilot hours may not be used for the regular studies intended for inclusion in a publication, but are intended for scientific exploration of grant-related issues.</w:t>
      </w:r>
      <w:r>
        <w:rPr>
          <w:rFonts w:asciiTheme="minorHAnsi" w:hAnsiTheme="minorHAnsi" w:cstheme="minorHAnsi"/>
        </w:rPr>
        <w:t xml:space="preserve"> These pilot hours expire one year after the grant has ended. Pilot studies like all other studies need IRB approval, which in many cases might be covered by the project’s existing IRB protocol.</w:t>
      </w:r>
    </w:p>
    <w:p w14:paraId="6E66CD00" w14:textId="77777777" w:rsidR="00EF6DB1" w:rsidRDefault="00EF6DB1">
      <w:pPr>
        <w:rPr>
          <w:rFonts w:asciiTheme="minorHAnsi" w:hAnsiTheme="minorHAnsi" w:cstheme="minorHAnsi"/>
        </w:rPr>
      </w:pPr>
    </w:p>
    <w:p w14:paraId="0E7D3457" w14:textId="77777777" w:rsidR="006755D9" w:rsidRDefault="006755D9">
      <w:pPr>
        <w:rPr>
          <w:rFonts w:asciiTheme="minorHAnsi" w:hAnsiTheme="minorHAnsi" w:cstheme="minorHAnsi"/>
        </w:rPr>
      </w:pPr>
    </w:p>
    <w:p w14:paraId="61C409BF" w14:textId="77777777" w:rsidR="00EF6DB1" w:rsidRDefault="006955B2" w:rsidP="00D115BD">
      <w:pPr>
        <w:pStyle w:val="Heading2"/>
      </w:pPr>
      <w:bookmarkStart w:id="342" w:name="_Toc532337966"/>
      <w:r>
        <w:t>2.6</w:t>
      </w:r>
      <w:r>
        <w:tab/>
        <w:t>Scheduling</w:t>
      </w:r>
      <w:bookmarkEnd w:id="342"/>
    </w:p>
    <w:p w14:paraId="38B6C139" w14:textId="77777777" w:rsidR="00EF6DB1" w:rsidRDefault="00EF6DB1">
      <w:pPr>
        <w:rPr>
          <w:rFonts w:asciiTheme="minorHAnsi" w:hAnsiTheme="minorHAnsi" w:cstheme="minorHAnsi"/>
        </w:rPr>
      </w:pPr>
    </w:p>
    <w:p w14:paraId="561F8391"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Scheduling policies are determined by the Steering Committee, based on input from users and the BRIDGE Center staff. The scheduling policies will be reviewed by the Steering Committee at least twice per year.</w:t>
      </w:r>
    </w:p>
    <w:p w14:paraId="1207460B" w14:textId="77777777" w:rsidR="00EF6DB1" w:rsidRDefault="00EF6DB1">
      <w:pPr>
        <w:rPr>
          <w:rFonts w:asciiTheme="minorHAnsi" w:hAnsiTheme="minorHAnsi" w:cstheme="minorHAnsi"/>
        </w:rPr>
      </w:pPr>
    </w:p>
    <w:p w14:paraId="3C16CAD8" w14:textId="77777777" w:rsidR="00EF6DB1" w:rsidRDefault="006955B2">
      <w:pPr>
        <w:pStyle w:val="NormalWeb"/>
        <w:spacing w:beforeAutospacing="0" w:afterAutospacing="0"/>
      </w:pPr>
      <w:r>
        <w:rPr>
          <w:rFonts w:asciiTheme="minorHAnsi" w:hAnsiTheme="minorHAnsi" w:cstheme="minorHAnsi"/>
          <w:b/>
          <w:bCs/>
          <w:i/>
          <w:iCs/>
          <w:color w:val="000000"/>
        </w:rPr>
        <w:t xml:space="preserve">Scheduling Ethos: </w:t>
      </w:r>
      <w:r>
        <w:rPr>
          <w:rFonts w:asciiTheme="minorHAnsi" w:hAnsiTheme="minorHAnsi" w:cstheme="minorHAnsi"/>
          <w:color w:val="000000"/>
        </w:rPr>
        <w:t> The scheduling policies of the BRIDGE Center are based on maximizing research output, not revenue. Facilitation of great research is a community effort. BRIDGE Center users are expected to conduct their research in a courteous manner, considerate of other researchers, especially with regards to scheduling hours and staying on schedule.</w:t>
      </w:r>
    </w:p>
    <w:p w14:paraId="517098CF" w14:textId="77777777" w:rsidR="00EF6DB1" w:rsidRDefault="00EF6DB1">
      <w:pPr>
        <w:rPr>
          <w:rFonts w:asciiTheme="minorHAnsi" w:hAnsiTheme="minorHAnsi" w:cstheme="minorHAnsi"/>
        </w:rPr>
      </w:pPr>
    </w:p>
    <w:p w14:paraId="67A31CF5" w14:textId="77777777" w:rsidR="00EF6DB1" w:rsidRDefault="006955B2">
      <w:pPr>
        <w:pStyle w:val="NormalWeb"/>
        <w:spacing w:beforeAutospacing="0" w:afterAutospacing="0"/>
        <w:outlineLvl w:val="0"/>
        <w:rPr>
          <w:rFonts w:asciiTheme="minorHAnsi" w:hAnsiTheme="minorHAnsi" w:cstheme="minorHAnsi"/>
        </w:rPr>
      </w:pPr>
      <w:r>
        <w:rPr>
          <w:rFonts w:asciiTheme="minorHAnsi" w:hAnsiTheme="minorHAnsi" w:cstheme="minorHAnsi"/>
          <w:b/>
          <w:bCs/>
          <w:color w:val="000000"/>
          <w:u w:val="single"/>
        </w:rPr>
        <w:t>Scheduling Policies</w:t>
      </w:r>
      <w:r>
        <w:rPr>
          <w:rFonts w:asciiTheme="minorHAnsi" w:hAnsiTheme="minorHAnsi" w:cstheme="minorHAnsi"/>
          <w:b/>
          <w:bCs/>
          <w:color w:val="000000"/>
        </w:rPr>
        <w:t>:</w:t>
      </w:r>
    </w:p>
    <w:p w14:paraId="779AC216"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Slots are open for reservation five weeks in advance on the online scheduler. </w:t>
      </w:r>
    </w:p>
    <w:p w14:paraId="0714B317"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shortest time slot that can be scheduled is 30 minutes.</w:t>
      </w:r>
    </w:p>
    <w:p w14:paraId="40273ED0" w14:textId="005C54E2" w:rsidR="00EF6DB1" w:rsidRDefault="00F2047C">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If there is a schedule gap between two scans from the same research group, it should be at least one hour so as to allow reasonable time for others to use scanner. </w:t>
      </w:r>
      <w:r w:rsidR="006755D9">
        <w:rPr>
          <w:rFonts w:asciiTheme="minorHAnsi" w:hAnsiTheme="minorHAnsi" w:cstheme="minorHAnsi"/>
          <w:color w:val="000000"/>
        </w:rPr>
        <w:t xml:space="preserve">Requests for exceptions to this policy should be discussed with the Scientific Operations Director and Co-Directors. </w:t>
      </w:r>
      <w:r>
        <w:rPr>
          <w:rFonts w:asciiTheme="minorHAnsi" w:hAnsiTheme="minorHAnsi" w:cstheme="minorHAnsi"/>
          <w:color w:val="000000"/>
        </w:rPr>
        <w:t xml:space="preserve">Back to back scans from the same research group are completely acceptable. </w:t>
      </w:r>
      <w:r w:rsidR="006955B2">
        <w:rPr>
          <w:rFonts w:asciiTheme="minorHAnsi" w:hAnsiTheme="minorHAnsi" w:cstheme="minorHAnsi"/>
          <w:color w:val="000000"/>
        </w:rPr>
        <w:t xml:space="preserve"> </w:t>
      </w:r>
    </w:p>
    <w:p w14:paraId="3CA19A03"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There should be a confirmed participant for the time slot before it is scheduled.</w:t>
      </w:r>
    </w:p>
    <w:p w14:paraId="1E9E46E0" w14:textId="77777777" w:rsidR="00EF6DB1" w:rsidRDefault="00EF6DB1">
      <w:pPr>
        <w:rPr>
          <w:rFonts w:asciiTheme="minorHAnsi" w:hAnsiTheme="minorHAnsi" w:cstheme="minorHAnsi"/>
        </w:rPr>
      </w:pPr>
    </w:p>
    <w:p w14:paraId="0C942E98" w14:textId="361CF518" w:rsidR="00EA67E0" w:rsidRPr="00EA67E0" w:rsidRDefault="006955B2" w:rsidP="00EA67E0">
      <w:pPr>
        <w:pStyle w:val="NormalWeb"/>
        <w:rPr>
          <w:ins w:id="343" w:author="John Pyles" w:date="2018-12-11T20:02:00Z"/>
          <w:rFonts w:asciiTheme="minorHAnsi" w:hAnsiTheme="minorHAnsi" w:cstheme="minorHAnsi"/>
          <w:color w:val="000000"/>
        </w:rPr>
      </w:pPr>
      <w:r>
        <w:rPr>
          <w:rFonts w:asciiTheme="minorHAnsi" w:hAnsiTheme="minorHAnsi" w:cstheme="minorHAnsi"/>
          <w:b/>
          <w:bCs/>
          <w:color w:val="000000"/>
          <w:u w:val="single"/>
        </w:rPr>
        <w:t>Cancellations</w:t>
      </w:r>
      <w:r>
        <w:rPr>
          <w:rFonts w:asciiTheme="minorHAnsi" w:hAnsiTheme="minorHAnsi" w:cstheme="minorHAnsi"/>
          <w:b/>
          <w:bCs/>
          <w:color w:val="000000"/>
        </w:rPr>
        <w:t xml:space="preserve">: </w:t>
      </w:r>
      <w:r>
        <w:rPr>
          <w:rFonts w:asciiTheme="minorHAnsi" w:hAnsiTheme="minorHAnsi" w:cstheme="minorHAnsi"/>
          <w:color w:val="000000"/>
        </w:rPr>
        <w:t xml:space="preserve">In keeping with the ethos above, </w:t>
      </w:r>
      <w:r>
        <w:rPr>
          <w:rFonts w:asciiTheme="minorHAnsi" w:hAnsiTheme="minorHAnsi" w:cstheme="minorHAnsi"/>
          <w:b/>
          <w:bCs/>
          <w:i/>
          <w:iCs/>
          <w:color w:val="000000"/>
        </w:rPr>
        <w:t>there are no fees or penalties for cancelling a timeslot</w:t>
      </w:r>
      <w:r>
        <w:rPr>
          <w:rFonts w:asciiTheme="minorHAnsi" w:hAnsiTheme="minorHAnsi" w:cstheme="minorHAnsi"/>
          <w:color w:val="000000"/>
        </w:rPr>
        <w:t xml:space="preserve">. </w:t>
      </w:r>
      <w:del w:id="344" w:author="John Pyles" w:date="2018-12-11T20:02:00Z">
        <w:r w:rsidRPr="00EA67E0" w:rsidDel="00EA67E0">
          <w:rPr>
            <w:rFonts w:asciiTheme="minorHAnsi" w:hAnsiTheme="minorHAnsi" w:cstheme="minorHAnsi"/>
            <w:color w:val="000000"/>
          </w:rPr>
          <w:delText xml:space="preserve">Records of cancellations, including the reasons for cancellations when available, will be kept and reviewed by the Co-Directors and Scientific Operations Director four times a year. </w:delText>
        </w:r>
      </w:del>
      <w:ins w:id="345" w:author="John Pyles" w:date="2018-12-11T20:02:00Z">
        <w:r w:rsidR="00EA67E0" w:rsidRPr="00EA67E0">
          <w:rPr>
            <w:rFonts w:asciiTheme="minorHAnsi" w:hAnsiTheme="minorHAnsi" w:cstheme="minorHAnsi"/>
            <w:color w:val="000000"/>
          </w:rPr>
          <w:t xml:space="preserve">Scans that are ended before completing their scheduled timeslot (e.g. a subject withdraws early from a scan session) will incur the fee for the time used in 30min increments. </w:t>
        </w:r>
        <w:r w:rsidR="00EA67E0" w:rsidRPr="00EA67E0">
          <w:rPr>
            <w:rFonts w:asciiTheme="minorHAnsi" w:hAnsiTheme="minorHAnsi" w:cstheme="minorHAnsi"/>
            <w:color w:val="000000"/>
            <w:u w:val="single"/>
          </w:rPr>
          <w:t>Users are reminded that last minute cancellations and early termination of sessions results in time that cannot be used by other researchers.</w:t>
        </w:r>
      </w:ins>
      <w:ins w:id="346" w:author="John Pyles" w:date="2018-12-11T20:03:00Z">
        <w:r w:rsidR="00EA67E0" w:rsidRPr="00EA67E0">
          <w:rPr>
            <w:rFonts w:asciiTheme="minorHAnsi" w:hAnsiTheme="minorHAnsi" w:cstheme="minorHAnsi"/>
            <w:color w:val="000000"/>
          </w:rPr>
          <w:t xml:space="preserve"> </w:t>
        </w:r>
      </w:ins>
      <w:ins w:id="347" w:author="John Pyles" w:date="2018-12-11T20:02:00Z">
        <w:r w:rsidR="00EA67E0" w:rsidRPr="00EA67E0">
          <w:rPr>
            <w:rFonts w:asciiTheme="minorHAnsi" w:hAnsiTheme="minorHAnsi" w:cstheme="minorHAnsi"/>
            <w:color w:val="000000"/>
          </w:rPr>
          <w:t>Records of cancellations and early terminations, including the reasons when available, will be kept and reviewed by the Co-Directors, Scientific Operations Director, and Steering Committee four times a year. In cases of excessive cancellations or early terminations that impact other researchers ability to use scanner time, the Steering Committee may impose scheduling restrictions or conditions on the research group.</w:t>
        </w:r>
      </w:ins>
    </w:p>
    <w:p w14:paraId="3911B46D" w14:textId="0BACEC40" w:rsidR="00EF6DB1" w:rsidDel="009B3828" w:rsidRDefault="00EF6DB1">
      <w:pPr>
        <w:pStyle w:val="NormalWeb"/>
        <w:spacing w:beforeAutospacing="0" w:afterAutospacing="0"/>
        <w:rPr>
          <w:del w:id="348" w:author="John Pyles" w:date="2018-12-11T20:04:00Z"/>
          <w:rFonts w:asciiTheme="minorHAnsi" w:hAnsiTheme="minorHAnsi" w:cstheme="minorHAnsi"/>
        </w:rPr>
      </w:pPr>
    </w:p>
    <w:p w14:paraId="77438426" w14:textId="03F018F0" w:rsidR="00EF6DB1" w:rsidDel="009B3828" w:rsidRDefault="00EF6DB1">
      <w:pPr>
        <w:rPr>
          <w:del w:id="349" w:author="John Pyles" w:date="2018-12-11T20:04:00Z"/>
          <w:rFonts w:asciiTheme="minorHAnsi" w:hAnsiTheme="minorHAnsi" w:cstheme="minorHAnsi"/>
        </w:rPr>
      </w:pPr>
    </w:p>
    <w:p w14:paraId="74319BBD" w14:textId="6B79FEE9"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Pre-Reserved Timeslots</w:t>
      </w:r>
      <w:r>
        <w:rPr>
          <w:rFonts w:asciiTheme="minorHAnsi" w:hAnsiTheme="minorHAnsi" w:cstheme="minorHAnsi"/>
          <w:b/>
          <w:bCs/>
          <w:color w:val="000000"/>
        </w:rPr>
        <w:t xml:space="preserve">: </w:t>
      </w:r>
      <w:r>
        <w:rPr>
          <w:rFonts w:asciiTheme="minorHAnsi" w:hAnsiTheme="minorHAnsi" w:cstheme="minorHAnsi"/>
          <w:color w:val="000000"/>
        </w:rPr>
        <w:t xml:space="preserve">In the circumstance that a study needs to follow a specific scanning timeline, or if there are special considerations with scheduling the participant population, </w:t>
      </w:r>
      <w:r>
        <w:rPr>
          <w:rFonts w:asciiTheme="minorHAnsi" w:hAnsiTheme="minorHAnsi" w:cstheme="minorHAnsi"/>
          <w:color w:val="000000"/>
        </w:rPr>
        <w:lastRenderedPageBreak/>
        <w:t xml:space="preserve">timeslots can be held ahead without a confirmed participant. To arrange for Pre-Reserved Timeslots, please contact the </w:t>
      </w:r>
      <w:r w:rsidR="003E197E">
        <w:rPr>
          <w:rFonts w:asciiTheme="minorHAnsi" w:hAnsiTheme="minorHAnsi" w:cstheme="minorHAnsi"/>
          <w:color w:val="000000"/>
        </w:rPr>
        <w:t xml:space="preserve">Scientific Operations Director, </w:t>
      </w:r>
      <w:r>
        <w:rPr>
          <w:rFonts w:asciiTheme="minorHAnsi" w:hAnsiTheme="minorHAnsi" w:cstheme="minorHAnsi"/>
          <w:color w:val="000000"/>
        </w:rPr>
        <w:t xml:space="preserve">John Pyles, </w:t>
      </w:r>
      <w:r w:rsidR="003E197E">
        <w:rPr>
          <w:rFonts w:asciiTheme="minorHAnsi" w:hAnsiTheme="minorHAnsi" w:cstheme="minorHAnsi"/>
          <w:color w:val="000000"/>
        </w:rPr>
        <w:t>(</w:t>
      </w:r>
      <w:hyperlink r:id="rId36" w:history="1">
        <w:r w:rsidR="003E197E" w:rsidRPr="00D07A33">
          <w:rPr>
            <w:rStyle w:val="Hyperlink"/>
            <w:rFonts w:asciiTheme="minorHAnsi" w:hAnsiTheme="minorHAnsi" w:cstheme="minorHAnsi"/>
          </w:rPr>
          <w:t>jpyles@cmu.edu</w:t>
        </w:r>
      </w:hyperlink>
      <w:r>
        <w:rPr>
          <w:rFonts w:asciiTheme="minorHAnsi" w:hAnsiTheme="minorHAnsi" w:cstheme="minorHAnsi"/>
          <w:color w:val="000000"/>
        </w:rPr>
        <w:t>).</w:t>
      </w:r>
    </w:p>
    <w:p w14:paraId="2E309E44" w14:textId="77777777" w:rsidR="00EF6DB1" w:rsidRDefault="00EF6DB1">
      <w:pPr>
        <w:rPr>
          <w:rFonts w:asciiTheme="minorHAnsi" w:hAnsiTheme="minorHAnsi" w:cstheme="minorHAnsi"/>
        </w:rPr>
      </w:pPr>
    </w:p>
    <w:p w14:paraId="1A34733E"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Best Practices</w:t>
      </w:r>
      <w:r>
        <w:rPr>
          <w:rFonts w:asciiTheme="minorHAnsi" w:hAnsiTheme="minorHAnsi" w:cstheme="minorHAnsi"/>
          <w:color w:val="000000"/>
        </w:rPr>
        <w:t>: To avoid unnecessary cancellations and facilitate the best use of scanner time, researchers should follow these best practices:</w:t>
      </w:r>
    </w:p>
    <w:p w14:paraId="6935D183"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There should be a confirmed participant for the time slot before it is scheduled.</w:t>
      </w:r>
    </w:p>
    <w:p w14:paraId="50B36D13" w14:textId="4061CAA3"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participant should be pre-screened by the research group before being scheduled to avoid last minute cancellations due to MRI contraindications. (See provide</w:t>
      </w:r>
      <w:r w:rsidR="00A03BF9">
        <w:rPr>
          <w:rFonts w:asciiTheme="minorHAnsi" w:hAnsiTheme="minorHAnsi" w:cstheme="minorHAnsi"/>
          <w:color w:val="000000"/>
        </w:rPr>
        <w:t>d</w:t>
      </w:r>
      <w:r>
        <w:rPr>
          <w:rFonts w:asciiTheme="minorHAnsi" w:hAnsiTheme="minorHAnsi" w:cstheme="minorHAnsi"/>
          <w:color w:val="000000"/>
        </w:rPr>
        <w:t xml:space="preserve"> pre-screening sample questionnaire.) </w:t>
      </w:r>
    </w:p>
    <w:p w14:paraId="0E6C4D9E"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The scan time should be confirmed with the participant prior to the session, and the participant should be re-screened for any last minute contraindications (e.g. cold, cough). </w:t>
      </w:r>
    </w:p>
    <w:p w14:paraId="6BEA6676"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participant should be asked to arrive at least 10-15 minutes before the scheduled scan time.</w:t>
      </w:r>
    </w:p>
    <w:p w14:paraId="1A69A253"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If a timeslot is cancelled </w:t>
      </w:r>
      <w:r w:rsidRPr="00EF68FA">
        <w:rPr>
          <w:rFonts w:asciiTheme="minorHAnsi" w:hAnsiTheme="minorHAnsi" w:cstheme="minorHAnsi"/>
          <w:i/>
          <w:iCs/>
          <w:color w:val="000000"/>
        </w:rPr>
        <w:t>less than</w:t>
      </w:r>
      <w:r>
        <w:rPr>
          <w:rFonts w:asciiTheme="minorHAnsi" w:hAnsiTheme="minorHAnsi" w:cstheme="minorHAnsi"/>
          <w:color w:val="000000"/>
        </w:rPr>
        <w:t xml:space="preserve"> 7 days before a scan, the scheduling email list should be notified to allow the time to be used by another research group.</w:t>
      </w:r>
    </w:p>
    <w:p w14:paraId="6184FB87" w14:textId="77777777" w:rsidR="00EF6DB1" w:rsidRDefault="006955B2">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b/>
          <w:bCs/>
          <w:color w:val="000000"/>
          <w:u w:val="single"/>
        </w:rPr>
        <w:t>Keeping on Schedule</w:t>
      </w:r>
      <w:r>
        <w:rPr>
          <w:rFonts w:asciiTheme="minorHAnsi" w:hAnsiTheme="minorHAnsi" w:cstheme="minorHAnsi"/>
          <w:b/>
          <w:bCs/>
          <w:color w:val="000000"/>
        </w:rPr>
        <w:t xml:space="preserve">: </w:t>
      </w:r>
      <w:r>
        <w:rPr>
          <w:rFonts w:asciiTheme="minorHAnsi" w:hAnsiTheme="minorHAnsi" w:cstheme="minorHAnsi"/>
          <w:b/>
          <w:bCs/>
          <w:i/>
          <w:iCs/>
          <w:color w:val="000000"/>
        </w:rPr>
        <w:t xml:space="preserve">Researchers are expected to fully complete their scanning session at the end of the scheduled timeslot. </w:t>
      </w:r>
      <w:r>
        <w:rPr>
          <w:rFonts w:asciiTheme="minorHAnsi" w:hAnsiTheme="minorHAnsi" w:cstheme="minorHAnsi"/>
          <w:color w:val="000000"/>
        </w:rPr>
        <w:t xml:space="preserve">This means the subject is out of the scanner, experimental computers and equipment are restored to their normal states, and the next research group can begin their setup and scan. </w:t>
      </w:r>
      <w:r>
        <w:rPr>
          <w:rFonts w:asciiTheme="minorHAnsi" w:hAnsiTheme="minorHAnsi" w:cstheme="minorHAnsi"/>
          <w:b/>
          <w:bCs/>
          <w:i/>
          <w:iCs/>
          <w:color w:val="000000"/>
        </w:rPr>
        <w:t>If the scan session time exceeds the time allocated in the reserved slot, an additional half hour of scan time will be charged.</w:t>
      </w:r>
      <w:r>
        <w:rPr>
          <w:rFonts w:asciiTheme="minorHAnsi" w:hAnsiTheme="minorHAnsi" w:cstheme="minorHAnsi"/>
          <w:i/>
          <w:iCs/>
          <w:color w:val="000000"/>
        </w:rPr>
        <w:t xml:space="preserve"> </w:t>
      </w:r>
    </w:p>
    <w:p w14:paraId="45B25EC8" w14:textId="77777777" w:rsidR="00EF6DB1" w:rsidRDefault="00EF6DB1">
      <w:pPr>
        <w:rPr>
          <w:rFonts w:asciiTheme="minorHAnsi" w:hAnsiTheme="minorHAnsi" w:cstheme="minorHAnsi"/>
        </w:rPr>
      </w:pPr>
    </w:p>
    <w:p w14:paraId="66EAF858" w14:textId="77777777" w:rsidR="00EF6DB1" w:rsidRDefault="00EF6DB1">
      <w:pPr>
        <w:rPr>
          <w:rFonts w:asciiTheme="minorHAnsi" w:hAnsiTheme="minorHAnsi" w:cstheme="minorHAnsi"/>
        </w:rPr>
      </w:pPr>
    </w:p>
    <w:p w14:paraId="5F463211" w14:textId="77777777" w:rsidR="00EF6DB1" w:rsidRDefault="006955B2" w:rsidP="00D115BD">
      <w:pPr>
        <w:pStyle w:val="Heading2"/>
      </w:pPr>
      <w:bookmarkStart w:id="350" w:name="_Toc532337967"/>
      <w:r>
        <w:t>2.7</w:t>
      </w:r>
      <w:r>
        <w:tab/>
        <w:t>Shakedown Scans &amp; Technical Development</w:t>
      </w:r>
      <w:bookmarkEnd w:id="350"/>
    </w:p>
    <w:p w14:paraId="22FB97CF" w14:textId="77777777" w:rsidR="00EF6DB1" w:rsidRDefault="00EF6DB1">
      <w:pPr>
        <w:rPr>
          <w:rFonts w:asciiTheme="minorHAnsi" w:hAnsiTheme="minorHAnsi" w:cstheme="minorHAnsi"/>
        </w:rPr>
      </w:pPr>
    </w:p>
    <w:p w14:paraId="28FBADAD" w14:textId="77777777" w:rsidR="00EF6DB1" w:rsidRDefault="006955B2">
      <w:pPr>
        <w:outlineLvl w:val="0"/>
        <w:rPr>
          <w:rFonts w:asciiTheme="minorHAnsi" w:hAnsiTheme="minorHAnsi" w:cstheme="minorHAnsi"/>
          <w:b/>
          <w:u w:val="single"/>
        </w:rPr>
      </w:pPr>
      <w:r>
        <w:rPr>
          <w:rFonts w:asciiTheme="minorHAnsi" w:hAnsiTheme="minorHAnsi" w:cstheme="minorHAnsi"/>
          <w:b/>
          <w:u w:val="single"/>
        </w:rPr>
        <w:t>Shakedown Scans</w:t>
      </w:r>
    </w:p>
    <w:p w14:paraId="5A4298A4" w14:textId="77777777" w:rsidR="00EF6DB1" w:rsidRDefault="00EF6DB1">
      <w:pPr>
        <w:rPr>
          <w:rFonts w:asciiTheme="minorHAnsi" w:hAnsiTheme="minorHAnsi" w:cstheme="minorHAnsi"/>
          <w:b/>
        </w:rPr>
      </w:pPr>
    </w:p>
    <w:p w14:paraId="47E6C0C4" w14:textId="653D9856" w:rsidR="00EF6DB1" w:rsidRDefault="006955B2">
      <w:r>
        <w:rPr>
          <w:rFonts w:asciiTheme="minorHAnsi" w:hAnsiTheme="minorHAnsi" w:cstheme="minorHAnsi"/>
        </w:rPr>
        <w:t xml:space="preserve">A very small number of scans, also known as “shakedown” scans, are offered for investigators to test a new protocol(s) or equipment during normal scan hours, in an actual scanning situation with your MRI paradigm. The shakedown time is assigned by the BRIDGE Center between 9 am and 9 pm, in consultation with the investigator. Contact Scott </w:t>
      </w:r>
      <w:proofErr w:type="spellStart"/>
      <w:r>
        <w:rPr>
          <w:rFonts w:asciiTheme="minorHAnsi" w:hAnsiTheme="minorHAnsi" w:cstheme="minorHAnsi"/>
        </w:rPr>
        <w:t>Kurdilla</w:t>
      </w:r>
      <w:proofErr w:type="spellEnd"/>
      <w:r>
        <w:rPr>
          <w:rFonts w:asciiTheme="minorHAnsi" w:hAnsiTheme="minorHAnsi" w:cstheme="minorHAnsi"/>
        </w:rPr>
        <w:t xml:space="preserve"> (</w:t>
      </w:r>
      <w:hyperlink r:id="rId37">
        <w:r>
          <w:rPr>
            <w:rStyle w:val="InternetLink"/>
            <w:rFonts w:asciiTheme="minorHAnsi" w:hAnsiTheme="minorHAnsi" w:cstheme="minorHAnsi"/>
          </w:rPr>
          <w:t>kurdilla@cmu.edu</w:t>
        </w:r>
      </w:hyperlink>
      <w:r>
        <w:rPr>
          <w:rFonts w:asciiTheme="minorHAnsi" w:hAnsiTheme="minorHAnsi" w:cstheme="minorHAnsi"/>
        </w:rPr>
        <w:t xml:space="preserve">) to schedule shakedown scans. </w:t>
      </w:r>
    </w:p>
    <w:p w14:paraId="7A7DFC56" w14:textId="77777777" w:rsidR="00EF6DB1" w:rsidRDefault="00EF6DB1">
      <w:pPr>
        <w:rPr>
          <w:rFonts w:asciiTheme="minorHAnsi" w:hAnsiTheme="minorHAnsi" w:cstheme="minorHAnsi"/>
        </w:rPr>
      </w:pPr>
    </w:p>
    <w:p w14:paraId="4E4666FA" w14:textId="77777777" w:rsidR="00EF6DB1" w:rsidRDefault="00EF6DB1">
      <w:pPr>
        <w:rPr>
          <w:rFonts w:asciiTheme="minorHAnsi" w:hAnsiTheme="minorHAnsi" w:cstheme="minorHAnsi"/>
        </w:rPr>
      </w:pPr>
    </w:p>
    <w:p w14:paraId="7DE968D9" w14:textId="77777777" w:rsidR="00EF6DB1" w:rsidRDefault="006955B2">
      <w:pPr>
        <w:outlineLvl w:val="0"/>
        <w:rPr>
          <w:rFonts w:asciiTheme="minorHAnsi" w:hAnsiTheme="minorHAnsi" w:cstheme="minorHAnsi"/>
          <w:b/>
          <w:u w:val="single"/>
        </w:rPr>
      </w:pPr>
      <w:r>
        <w:rPr>
          <w:rFonts w:asciiTheme="minorHAnsi" w:hAnsiTheme="minorHAnsi" w:cstheme="minorHAnsi"/>
          <w:b/>
          <w:u w:val="single"/>
        </w:rPr>
        <w:t>Technical Development and Pulse Sequence Testing</w:t>
      </w:r>
    </w:p>
    <w:p w14:paraId="7E683979" w14:textId="77777777" w:rsidR="00EF6DB1" w:rsidRDefault="00EF6DB1">
      <w:pPr>
        <w:rPr>
          <w:rFonts w:asciiTheme="minorHAnsi" w:hAnsiTheme="minorHAnsi" w:cstheme="minorHAnsi"/>
          <w:b/>
        </w:rPr>
      </w:pPr>
    </w:p>
    <w:p w14:paraId="7F71E5D7" w14:textId="77777777" w:rsidR="00EF6DB1" w:rsidRDefault="006955B2">
      <w:pPr>
        <w:rPr>
          <w:rFonts w:asciiTheme="minorHAnsi" w:hAnsiTheme="minorHAnsi" w:cstheme="minorHAnsi"/>
        </w:rPr>
      </w:pPr>
      <w:r>
        <w:rPr>
          <w:rFonts w:asciiTheme="minorHAnsi" w:hAnsiTheme="minorHAnsi" w:cstheme="minorHAnsi"/>
        </w:rPr>
        <w:t>Investigators who are developing new techniques not for publication but for future research use may be offered technical development time.  Pulse sequence and other technical testing require IRB and BRIDGE Center Safety Committee approval. The technical development time is assigned by the BRIDGE Center between 9 am and 9 pm, in consultation with the investigator. Contact John Pyles to setup technical development time.</w:t>
      </w:r>
    </w:p>
    <w:p w14:paraId="4F8B784B" w14:textId="77777777" w:rsidR="00EF6DB1" w:rsidRDefault="00EF6DB1">
      <w:pPr>
        <w:rPr>
          <w:rFonts w:asciiTheme="minorHAnsi" w:hAnsiTheme="minorHAnsi" w:cstheme="minorHAnsi"/>
        </w:rPr>
      </w:pPr>
    </w:p>
    <w:p w14:paraId="3492B395" w14:textId="631232F1" w:rsidR="00EF6DB1" w:rsidRDefault="006955B2">
      <w:r>
        <w:rPr>
          <w:rFonts w:asciiTheme="minorHAnsi" w:hAnsiTheme="minorHAnsi" w:cstheme="minorHAnsi"/>
        </w:rPr>
        <w:lastRenderedPageBreak/>
        <w:t>New users or experienced users with new projects should consult with the BRIDGE Center’s Scientific Operations Director</w:t>
      </w:r>
      <w:r w:rsidR="006755D9">
        <w:rPr>
          <w:rFonts w:asciiTheme="minorHAnsi" w:hAnsiTheme="minorHAnsi" w:cstheme="minorHAnsi"/>
        </w:rPr>
        <w:t xml:space="preserve">, </w:t>
      </w:r>
      <w:r>
        <w:rPr>
          <w:rFonts w:asciiTheme="minorHAnsi" w:hAnsiTheme="minorHAnsi" w:cstheme="minorHAnsi"/>
        </w:rPr>
        <w:t xml:space="preserve">John Pyles, </w:t>
      </w:r>
      <w:r w:rsidR="006755D9">
        <w:rPr>
          <w:rFonts w:asciiTheme="minorHAnsi" w:hAnsiTheme="minorHAnsi" w:cstheme="minorHAnsi"/>
        </w:rPr>
        <w:t>(</w:t>
      </w:r>
      <w:hyperlink r:id="rId38" w:history="1">
        <w:r w:rsidR="006755D9" w:rsidRPr="00D220DC">
          <w:rPr>
            <w:rStyle w:val="Hyperlink"/>
            <w:rFonts w:asciiTheme="minorHAnsi" w:hAnsiTheme="minorHAnsi" w:cstheme="minorHAnsi"/>
          </w:rPr>
          <w:t>jpyles@cmu.edu</w:t>
        </w:r>
      </w:hyperlink>
      <w:r>
        <w:rPr>
          <w:rFonts w:asciiTheme="minorHAnsi" w:hAnsiTheme="minorHAnsi" w:cstheme="minorHAnsi"/>
        </w:rPr>
        <w:t>) to set up MR sequences and scanning parameters.</w:t>
      </w:r>
    </w:p>
    <w:p w14:paraId="7B0028E7" w14:textId="4C392908" w:rsidR="00EF6DB1" w:rsidRDefault="00EF6DB1">
      <w:pPr>
        <w:rPr>
          <w:rFonts w:asciiTheme="minorHAnsi" w:hAnsiTheme="minorHAnsi" w:cstheme="minorHAnsi"/>
        </w:rPr>
      </w:pPr>
    </w:p>
    <w:p w14:paraId="47E7FDCF" w14:textId="77777777" w:rsidR="006755D9" w:rsidRDefault="006755D9">
      <w:pPr>
        <w:rPr>
          <w:rFonts w:asciiTheme="minorHAnsi" w:hAnsiTheme="minorHAnsi" w:cstheme="minorHAnsi"/>
        </w:rPr>
      </w:pPr>
    </w:p>
    <w:p w14:paraId="502E1496" w14:textId="77777777" w:rsidR="00EF6DB1" w:rsidRDefault="00EF6DB1">
      <w:pPr>
        <w:pStyle w:val="Title"/>
        <w:jc w:val="left"/>
        <w:rPr>
          <w:rFonts w:asciiTheme="minorHAnsi" w:hAnsiTheme="minorHAnsi" w:cstheme="minorHAnsi"/>
        </w:rPr>
      </w:pPr>
    </w:p>
    <w:p w14:paraId="12D8A346" w14:textId="77777777" w:rsidR="00EF6DB1" w:rsidRDefault="006955B2" w:rsidP="00D115BD">
      <w:pPr>
        <w:pStyle w:val="Heading2"/>
      </w:pPr>
      <w:bookmarkStart w:id="351" w:name="_Toc532337968"/>
      <w:r>
        <w:t>2.8</w:t>
      </w:r>
      <w:r>
        <w:tab/>
        <w:t>Computer Accounts</w:t>
      </w:r>
      <w:bookmarkEnd w:id="351"/>
    </w:p>
    <w:p w14:paraId="1BFC73AC" w14:textId="77777777" w:rsidR="00EF6DB1" w:rsidRDefault="00EF6DB1">
      <w:pPr>
        <w:rPr>
          <w:rFonts w:asciiTheme="minorHAnsi" w:hAnsiTheme="minorHAnsi" w:cstheme="minorHAnsi"/>
        </w:rPr>
      </w:pPr>
    </w:p>
    <w:p w14:paraId="3EEE4CA6" w14:textId="77777777" w:rsidR="00EF6DB1" w:rsidRDefault="006955B2">
      <w:pPr>
        <w:rPr>
          <w:rFonts w:asciiTheme="minorHAnsi" w:hAnsiTheme="minorHAnsi" w:cstheme="minorHAnsi"/>
          <w:szCs w:val="28"/>
        </w:rPr>
      </w:pPr>
      <w:r>
        <w:rPr>
          <w:rFonts w:asciiTheme="minorHAnsi" w:hAnsiTheme="minorHAnsi" w:cstheme="minorHAnsi"/>
          <w:szCs w:val="28"/>
        </w:rPr>
        <w:t>BRIDGE Center investigators and their research staff will need accounts on two machines: one for scheduling and one for retrieving data files.</w:t>
      </w:r>
    </w:p>
    <w:p w14:paraId="56FF5ADD" w14:textId="77777777" w:rsidR="00EF6DB1" w:rsidRDefault="00EF6DB1">
      <w:pPr>
        <w:rPr>
          <w:rFonts w:asciiTheme="minorHAnsi" w:hAnsiTheme="minorHAnsi" w:cstheme="minorHAnsi"/>
          <w:szCs w:val="28"/>
        </w:rPr>
      </w:pPr>
    </w:p>
    <w:p w14:paraId="1D4DB2F8" w14:textId="27FCEAE9" w:rsidR="00EF6DB1" w:rsidRDefault="006955B2">
      <w:pPr>
        <w:rPr>
          <w:rFonts w:asciiTheme="minorHAnsi" w:hAnsiTheme="minorHAnsi" w:cstheme="minorHAnsi"/>
          <w:b/>
          <w:szCs w:val="28"/>
        </w:rPr>
      </w:pPr>
      <w:r>
        <w:rPr>
          <w:rFonts w:asciiTheme="minorHAnsi" w:hAnsiTheme="minorHAnsi" w:cstheme="minorHAnsi"/>
          <w:b/>
          <w:szCs w:val="28"/>
        </w:rPr>
        <w:t>To request accounts please email the Scientific Operations Director</w:t>
      </w:r>
      <w:r w:rsidR="009C7F97">
        <w:rPr>
          <w:rFonts w:asciiTheme="minorHAnsi" w:hAnsiTheme="minorHAnsi" w:cstheme="minorHAnsi"/>
          <w:b/>
          <w:szCs w:val="28"/>
        </w:rPr>
        <w:t xml:space="preserve"> </w:t>
      </w:r>
      <w:r w:rsidR="001B092C">
        <w:rPr>
          <w:rFonts w:asciiTheme="minorHAnsi" w:hAnsiTheme="minorHAnsi" w:cstheme="minorHAnsi"/>
          <w:b/>
          <w:szCs w:val="28"/>
        </w:rPr>
        <w:t>(</w:t>
      </w:r>
      <w:r>
        <w:rPr>
          <w:rFonts w:asciiTheme="minorHAnsi" w:hAnsiTheme="minorHAnsi" w:cstheme="minorHAnsi"/>
          <w:b/>
          <w:szCs w:val="28"/>
        </w:rPr>
        <w:t>John Pyles</w:t>
      </w:r>
      <w:r w:rsidR="001B092C">
        <w:rPr>
          <w:rFonts w:asciiTheme="minorHAnsi" w:hAnsiTheme="minorHAnsi" w:cstheme="minorHAnsi"/>
          <w:b/>
          <w:szCs w:val="28"/>
        </w:rPr>
        <w:t xml:space="preserve">, </w:t>
      </w:r>
      <w:hyperlink r:id="rId39">
        <w:r>
          <w:rPr>
            <w:rStyle w:val="InternetLink"/>
            <w:rFonts w:asciiTheme="minorHAnsi" w:hAnsiTheme="minorHAnsi" w:cstheme="minorHAnsi"/>
            <w:b/>
            <w:szCs w:val="28"/>
          </w:rPr>
          <w:t>jpyles@cmu.edu</w:t>
        </w:r>
      </w:hyperlink>
      <w:r>
        <w:rPr>
          <w:rFonts w:asciiTheme="minorHAnsi" w:hAnsiTheme="minorHAnsi" w:cstheme="minorHAnsi"/>
          <w:b/>
          <w:szCs w:val="28"/>
        </w:rPr>
        <w:t xml:space="preserve">). </w:t>
      </w:r>
    </w:p>
    <w:p w14:paraId="5E2E4CC4" w14:textId="77777777" w:rsidR="00A3255B" w:rsidRDefault="00A3255B">
      <w:pPr>
        <w:rPr>
          <w:rFonts w:asciiTheme="minorHAnsi" w:hAnsiTheme="minorHAnsi" w:cstheme="minorHAnsi"/>
          <w:szCs w:val="28"/>
          <w:u w:val="single"/>
        </w:rPr>
      </w:pPr>
    </w:p>
    <w:p w14:paraId="10BD8F1A" w14:textId="77777777" w:rsidR="00EF6DB1" w:rsidRDefault="006955B2">
      <w:pPr>
        <w:rPr>
          <w:rFonts w:asciiTheme="minorHAnsi" w:hAnsiTheme="minorHAnsi" w:cstheme="minorHAnsi"/>
          <w:szCs w:val="28"/>
          <w:u w:val="single"/>
        </w:rPr>
      </w:pPr>
      <w:r>
        <w:rPr>
          <w:rFonts w:asciiTheme="minorHAnsi" w:hAnsiTheme="minorHAnsi" w:cstheme="minorHAnsi"/>
          <w:szCs w:val="28"/>
          <w:u w:val="single"/>
        </w:rPr>
        <w:t>Scheduler</w:t>
      </w:r>
    </w:p>
    <w:p w14:paraId="53278627" w14:textId="77777777" w:rsidR="00EF6DB1" w:rsidRDefault="006955B2">
      <w:r>
        <w:rPr>
          <w:rFonts w:asciiTheme="minorHAnsi" w:hAnsiTheme="minorHAnsi" w:cstheme="minorHAnsi"/>
          <w:szCs w:val="28"/>
        </w:rPr>
        <w:t xml:space="preserve">Web Address: </w:t>
      </w:r>
      <w:hyperlink r:id="rId40">
        <w:r>
          <w:rPr>
            <w:rStyle w:val="InternetLink"/>
            <w:rFonts w:asciiTheme="minorHAnsi" w:hAnsiTheme="minorHAnsi" w:cstheme="minorHAnsi"/>
            <w:szCs w:val="28"/>
          </w:rPr>
          <w:t>https://schedule.sibr.cmu.edu/</w:t>
        </w:r>
      </w:hyperlink>
    </w:p>
    <w:p w14:paraId="2E52585E" w14:textId="77777777" w:rsidR="00EF6DB1" w:rsidRDefault="006955B2">
      <w:r>
        <w:rPr>
          <w:rFonts w:asciiTheme="minorHAnsi" w:hAnsiTheme="minorHAnsi" w:cstheme="minorHAnsi"/>
          <w:szCs w:val="28"/>
        </w:rPr>
        <w:t xml:space="preserve">Administrator: Scott </w:t>
      </w:r>
      <w:proofErr w:type="spellStart"/>
      <w:r>
        <w:rPr>
          <w:rFonts w:asciiTheme="minorHAnsi" w:hAnsiTheme="minorHAnsi" w:cstheme="minorHAnsi"/>
          <w:szCs w:val="28"/>
        </w:rPr>
        <w:t>Kurdilla</w:t>
      </w:r>
      <w:proofErr w:type="spellEnd"/>
      <w:r>
        <w:rPr>
          <w:rFonts w:asciiTheme="minorHAnsi" w:hAnsiTheme="minorHAnsi" w:cstheme="minorHAnsi"/>
          <w:szCs w:val="28"/>
        </w:rPr>
        <w:t xml:space="preserve"> (</w:t>
      </w:r>
      <w:hyperlink r:id="rId41">
        <w:r>
          <w:rPr>
            <w:rStyle w:val="InternetLink"/>
            <w:rFonts w:asciiTheme="minorHAnsi" w:hAnsiTheme="minorHAnsi" w:cstheme="minorHAnsi"/>
            <w:szCs w:val="28"/>
          </w:rPr>
          <w:t>kurdilla@cmu.edu</w:t>
        </w:r>
      </w:hyperlink>
      <w:r>
        <w:rPr>
          <w:rFonts w:asciiTheme="minorHAnsi" w:hAnsiTheme="minorHAnsi" w:cstheme="minorHAnsi"/>
          <w:szCs w:val="28"/>
        </w:rPr>
        <w:t>)</w:t>
      </w:r>
    </w:p>
    <w:p w14:paraId="2814CB97" w14:textId="77777777" w:rsidR="00EF6DB1" w:rsidRDefault="00EF6DB1">
      <w:pPr>
        <w:rPr>
          <w:rFonts w:asciiTheme="minorHAnsi" w:hAnsiTheme="minorHAnsi" w:cstheme="minorHAnsi"/>
          <w:szCs w:val="28"/>
        </w:rPr>
      </w:pPr>
    </w:p>
    <w:p w14:paraId="40D33799" w14:textId="77777777" w:rsidR="00EF6DB1" w:rsidRDefault="006955B2">
      <w:pPr>
        <w:rPr>
          <w:rFonts w:asciiTheme="minorHAnsi" w:hAnsiTheme="minorHAnsi" w:cstheme="minorHAnsi"/>
          <w:szCs w:val="28"/>
        </w:rPr>
      </w:pPr>
      <w:r>
        <w:rPr>
          <w:rFonts w:asciiTheme="minorHAnsi" w:hAnsiTheme="minorHAnsi" w:cstheme="minorHAnsi"/>
          <w:szCs w:val="28"/>
          <w:u w:val="single"/>
        </w:rPr>
        <w:t>File Server</w:t>
      </w:r>
    </w:p>
    <w:p w14:paraId="0208B6F6" w14:textId="77777777" w:rsidR="00EF6DB1" w:rsidRDefault="006955B2">
      <w:pPr>
        <w:rPr>
          <w:rFonts w:asciiTheme="minorHAnsi" w:hAnsiTheme="minorHAnsi" w:cstheme="minorHAnsi"/>
          <w:szCs w:val="28"/>
        </w:rPr>
      </w:pPr>
      <w:r>
        <w:rPr>
          <w:rFonts w:asciiTheme="minorHAnsi" w:hAnsiTheme="minorHAnsi" w:cstheme="minorHAnsi"/>
          <w:szCs w:val="28"/>
        </w:rPr>
        <w:t xml:space="preserve">SFTP access: </w:t>
      </w:r>
      <w:r>
        <w:rPr>
          <w:rFonts w:ascii="Courier" w:hAnsi="Courier" w:cstheme="minorHAnsi"/>
          <w:szCs w:val="28"/>
        </w:rPr>
        <w:t>fileserver2.sibr.cmu.edu</w:t>
      </w:r>
      <w:r>
        <w:rPr>
          <w:rFonts w:asciiTheme="minorHAnsi" w:hAnsiTheme="minorHAnsi" w:cstheme="minorHAnsi"/>
          <w:szCs w:val="28"/>
        </w:rPr>
        <w:t xml:space="preserve"> (port 33)</w:t>
      </w:r>
    </w:p>
    <w:p w14:paraId="235FAEB2" w14:textId="77777777" w:rsidR="00EF6DB1" w:rsidRDefault="006955B2">
      <w:r>
        <w:rPr>
          <w:rFonts w:asciiTheme="minorHAnsi" w:hAnsiTheme="minorHAnsi" w:cstheme="minorHAnsi"/>
          <w:szCs w:val="28"/>
        </w:rPr>
        <w:t>Administrator: Vincent Sha (</w:t>
      </w:r>
      <w:hyperlink r:id="rId42">
        <w:r>
          <w:rPr>
            <w:rStyle w:val="InternetLink"/>
            <w:rFonts w:asciiTheme="minorHAnsi" w:hAnsiTheme="minorHAnsi" w:cstheme="minorHAnsi"/>
            <w:szCs w:val="28"/>
          </w:rPr>
          <w:t>vks@andrew.cmu.edu</w:t>
        </w:r>
      </w:hyperlink>
      <w:r>
        <w:rPr>
          <w:rFonts w:asciiTheme="minorHAnsi" w:hAnsiTheme="minorHAnsi" w:cstheme="minorHAnsi"/>
          <w:szCs w:val="28"/>
        </w:rPr>
        <w:t>)</w:t>
      </w:r>
    </w:p>
    <w:p w14:paraId="28BDA667" w14:textId="77777777" w:rsidR="00EF6DB1" w:rsidRDefault="00EF6DB1">
      <w:pPr>
        <w:rPr>
          <w:rFonts w:asciiTheme="minorHAnsi" w:hAnsiTheme="minorHAnsi" w:cstheme="minorHAnsi"/>
          <w:szCs w:val="28"/>
        </w:rPr>
      </w:pPr>
    </w:p>
    <w:p w14:paraId="0EA58FB1" w14:textId="2A00C93D" w:rsidR="00EF6DB1" w:rsidRDefault="00EF6DB1">
      <w:pPr>
        <w:pStyle w:val="Title"/>
        <w:jc w:val="left"/>
        <w:rPr>
          <w:rFonts w:asciiTheme="minorHAnsi" w:hAnsiTheme="minorHAnsi" w:cstheme="minorHAnsi"/>
        </w:rPr>
      </w:pPr>
    </w:p>
    <w:p w14:paraId="7B34F73B" w14:textId="77777777" w:rsidR="006755D9" w:rsidRDefault="006755D9">
      <w:pPr>
        <w:pStyle w:val="Title"/>
        <w:jc w:val="left"/>
        <w:rPr>
          <w:rFonts w:asciiTheme="minorHAnsi" w:hAnsiTheme="minorHAnsi" w:cstheme="minorHAnsi"/>
        </w:rPr>
      </w:pPr>
    </w:p>
    <w:p w14:paraId="00863DB7" w14:textId="77777777" w:rsidR="00EF6DB1" w:rsidRDefault="006955B2" w:rsidP="00D115BD">
      <w:pPr>
        <w:pStyle w:val="Heading2"/>
      </w:pPr>
      <w:bookmarkStart w:id="352" w:name="_Toc532337969"/>
      <w:r>
        <w:t>2.9</w:t>
      </w:r>
      <w:r>
        <w:tab/>
        <w:t>Data Retrieval</w:t>
      </w:r>
      <w:bookmarkEnd w:id="352"/>
    </w:p>
    <w:p w14:paraId="38FA42BD" w14:textId="77777777" w:rsidR="00EF6DB1" w:rsidRDefault="00EF6DB1">
      <w:pPr>
        <w:rPr>
          <w:rFonts w:asciiTheme="minorHAnsi" w:hAnsiTheme="minorHAnsi" w:cstheme="minorHAnsi"/>
        </w:rPr>
      </w:pPr>
    </w:p>
    <w:p w14:paraId="73DF1B68" w14:textId="1A46595E" w:rsidR="00EF6DB1" w:rsidRDefault="006955B2">
      <w:pPr>
        <w:pStyle w:val="Title"/>
        <w:jc w:val="left"/>
        <w:rPr>
          <w:rFonts w:asciiTheme="minorHAnsi" w:hAnsiTheme="minorHAnsi" w:cstheme="minorHAnsi"/>
          <w:b w:val="0"/>
        </w:rPr>
      </w:pPr>
      <w:r>
        <w:rPr>
          <w:rFonts w:asciiTheme="minorHAnsi" w:hAnsiTheme="minorHAnsi" w:cstheme="minorHAnsi"/>
          <w:b w:val="0"/>
        </w:rPr>
        <w:t>Soon after the completion of a research scan, the data are uploaded onto the BRIDGE Center fileserver (</w:t>
      </w:r>
      <w:r>
        <w:rPr>
          <w:rFonts w:asciiTheme="minorHAnsi" w:hAnsiTheme="minorHAnsi" w:cstheme="minorHAnsi"/>
          <w:b w:val="0"/>
          <w:szCs w:val="28"/>
        </w:rPr>
        <w:t>fileserver2.sibr.cmu.edu</w:t>
      </w:r>
      <w:r>
        <w:rPr>
          <w:rFonts w:asciiTheme="minorHAnsi" w:hAnsiTheme="minorHAnsi" w:cstheme="minorHAnsi"/>
          <w:b w:val="0"/>
        </w:rPr>
        <w:t>).</w:t>
      </w:r>
      <w:ins w:id="353" w:author="John Pyles" w:date="2018-12-11T19:11:00Z">
        <w:r w:rsidR="00265F19">
          <w:rPr>
            <w:rFonts w:asciiTheme="minorHAnsi" w:hAnsiTheme="minorHAnsi" w:cstheme="minorHAnsi"/>
            <w:b w:val="0"/>
          </w:rPr>
          <w:t xml:space="preserve"> Data files can be retrieved via SFTP or SCP</w:t>
        </w:r>
      </w:ins>
      <w:ins w:id="354" w:author="John Pyles" w:date="2018-12-11T19:12:00Z">
        <w:r w:rsidR="00265F19">
          <w:rPr>
            <w:rFonts w:asciiTheme="minorHAnsi" w:hAnsiTheme="minorHAnsi" w:cstheme="minorHAnsi"/>
            <w:b w:val="0"/>
          </w:rPr>
          <w:t>.</w:t>
        </w:r>
      </w:ins>
      <w:r>
        <w:rPr>
          <w:rFonts w:asciiTheme="minorHAnsi" w:hAnsiTheme="minorHAnsi" w:cstheme="minorHAnsi"/>
          <w:b w:val="0"/>
        </w:rPr>
        <w:t xml:space="preserve"> </w:t>
      </w:r>
      <w:r>
        <w:rPr>
          <w:rFonts w:asciiTheme="minorHAnsi" w:hAnsiTheme="minorHAnsi" w:cstheme="minorHAnsi"/>
        </w:rPr>
        <w:t xml:space="preserve">Data files are guaranteed to be kept on the fileserver for </w:t>
      </w:r>
      <w:r>
        <w:rPr>
          <w:rFonts w:asciiTheme="minorHAnsi" w:hAnsiTheme="minorHAnsi" w:cstheme="minorHAnsi"/>
          <w:i/>
        </w:rPr>
        <w:t>two weeks</w:t>
      </w:r>
      <w:r>
        <w:rPr>
          <w:rFonts w:asciiTheme="minorHAnsi" w:hAnsiTheme="minorHAnsi" w:cstheme="minorHAnsi"/>
        </w:rPr>
        <w:t>.</w:t>
      </w:r>
      <w:r>
        <w:rPr>
          <w:rFonts w:asciiTheme="minorHAnsi" w:hAnsiTheme="minorHAnsi" w:cstheme="minorHAnsi"/>
          <w:b w:val="0"/>
        </w:rPr>
        <w:t xml:space="preserve"> After two weeks, the images may no longer be available. It is highly recommended that users retrieve and check their images as soon as they are available on the fileserver.</w:t>
      </w:r>
    </w:p>
    <w:p w14:paraId="512B6CC6" w14:textId="77777777" w:rsidR="00EF6DB1" w:rsidRDefault="00EF6DB1">
      <w:pPr>
        <w:pStyle w:val="Title"/>
        <w:jc w:val="left"/>
        <w:rPr>
          <w:rFonts w:asciiTheme="minorHAnsi" w:hAnsiTheme="minorHAnsi" w:cstheme="minorHAnsi"/>
          <w:b w:val="0"/>
        </w:rPr>
      </w:pPr>
    </w:p>
    <w:p w14:paraId="09F8DBD9" w14:textId="39FD9CFA" w:rsidR="00EF6DB1" w:rsidRDefault="00EF6DB1">
      <w:pPr>
        <w:pStyle w:val="Title"/>
        <w:jc w:val="left"/>
        <w:rPr>
          <w:rFonts w:asciiTheme="minorHAnsi" w:hAnsiTheme="minorHAnsi" w:cstheme="minorHAnsi"/>
          <w:b w:val="0"/>
        </w:rPr>
      </w:pPr>
    </w:p>
    <w:p w14:paraId="517BF71D" w14:textId="77777777" w:rsidR="006755D9" w:rsidRDefault="006755D9">
      <w:pPr>
        <w:pStyle w:val="Title"/>
        <w:jc w:val="left"/>
        <w:rPr>
          <w:rFonts w:asciiTheme="minorHAnsi" w:hAnsiTheme="minorHAnsi" w:cstheme="minorHAnsi"/>
          <w:b w:val="0"/>
        </w:rPr>
      </w:pPr>
    </w:p>
    <w:p w14:paraId="2B16C73C" w14:textId="77777777" w:rsidR="00EF6DB1" w:rsidRDefault="006955B2" w:rsidP="00D115BD">
      <w:pPr>
        <w:pStyle w:val="Heading2"/>
      </w:pPr>
      <w:bookmarkStart w:id="355" w:name="_Toc532337970"/>
      <w:r>
        <w:t>2.10</w:t>
      </w:r>
      <w:r>
        <w:tab/>
        <w:t>Participant Information and Data De-Identification</w:t>
      </w:r>
      <w:bookmarkEnd w:id="355"/>
    </w:p>
    <w:p w14:paraId="23E61381" w14:textId="77777777" w:rsidR="00EF6DB1" w:rsidRDefault="00EF6DB1">
      <w:pPr>
        <w:rPr>
          <w:rFonts w:asciiTheme="minorHAnsi" w:hAnsiTheme="minorHAnsi" w:cstheme="minorHAnsi"/>
        </w:rPr>
      </w:pPr>
    </w:p>
    <w:p w14:paraId="4C86F303" w14:textId="2CCCAAFD" w:rsidR="00EF6DB1" w:rsidRDefault="006955B2" w:rsidP="00355B76">
      <w:pPr>
        <w:pStyle w:val="ListParagraph"/>
        <w:numPr>
          <w:ilvl w:val="0"/>
          <w:numId w:val="66"/>
        </w:numPr>
      </w:pPr>
      <w:r>
        <w:rPr>
          <w:rFonts w:asciiTheme="minorHAnsi" w:hAnsiTheme="minorHAnsi" w:cstheme="minorHAnsi"/>
          <w:b/>
        </w:rPr>
        <w:t xml:space="preserve">As a formal policy, the BRIDGE Center does not record or retain linking information between data collected at the center and participant identity. All MRI data collected is de-identified. </w:t>
      </w:r>
    </w:p>
    <w:p w14:paraId="702587F0" w14:textId="77777777" w:rsidR="00EF6DB1" w:rsidRDefault="00EF6DB1">
      <w:pPr>
        <w:rPr>
          <w:rFonts w:asciiTheme="minorHAnsi" w:hAnsiTheme="minorHAnsi" w:cstheme="minorHAnsi"/>
        </w:rPr>
      </w:pPr>
    </w:p>
    <w:p w14:paraId="6ADCF7D3" w14:textId="1CFF774D" w:rsidR="00EF6DB1" w:rsidDel="00064505" w:rsidRDefault="00EF6DB1">
      <w:pPr>
        <w:rPr>
          <w:del w:id="356" w:author="John Pyles" w:date="2018-12-11T23:39:00Z"/>
          <w:rFonts w:asciiTheme="minorHAnsi" w:hAnsiTheme="minorHAnsi" w:cstheme="minorHAnsi"/>
        </w:rPr>
      </w:pPr>
    </w:p>
    <w:p w14:paraId="3A1C3A63" w14:textId="77777777" w:rsidR="00EF6DB1" w:rsidRDefault="006955B2">
      <w:pPr>
        <w:rPr>
          <w:rFonts w:asciiTheme="minorHAnsi" w:hAnsiTheme="minorHAnsi" w:cstheme="minorHAnsi"/>
          <w:b/>
          <w:u w:val="single"/>
        </w:rPr>
      </w:pPr>
      <w:r>
        <w:rPr>
          <w:rFonts w:asciiTheme="minorHAnsi" w:hAnsiTheme="minorHAnsi" w:cstheme="minorHAnsi"/>
          <w:b/>
          <w:u w:val="single"/>
        </w:rPr>
        <w:t>Participant Information</w:t>
      </w:r>
    </w:p>
    <w:p w14:paraId="67F8AE9F" w14:textId="77777777" w:rsidR="00EF6DB1" w:rsidRDefault="00EF6DB1">
      <w:pPr>
        <w:rPr>
          <w:rFonts w:asciiTheme="minorHAnsi" w:hAnsiTheme="minorHAnsi" w:cstheme="minorHAnsi"/>
        </w:rPr>
      </w:pPr>
    </w:p>
    <w:p w14:paraId="4A4FEE9D" w14:textId="77777777" w:rsidR="00EF6DB1" w:rsidRDefault="006955B2">
      <w:pPr>
        <w:rPr>
          <w:rFonts w:asciiTheme="minorHAnsi" w:hAnsiTheme="minorHAnsi" w:cstheme="minorHAnsi"/>
        </w:rPr>
      </w:pPr>
      <w:r>
        <w:rPr>
          <w:rFonts w:asciiTheme="minorHAnsi" w:hAnsiTheme="minorHAnsi" w:cstheme="minorHAnsi"/>
        </w:rPr>
        <w:t xml:space="preserve">The BRIDGE Center will scan and securely retain copies of the signed consent form, and the MRI Safety Screening form. The Session ID is not recorded on these documents and therefore the </w:t>
      </w:r>
      <w:r>
        <w:rPr>
          <w:rFonts w:asciiTheme="minorHAnsi" w:hAnsiTheme="minorHAnsi" w:cstheme="minorHAnsi"/>
        </w:rPr>
        <w:lastRenderedPageBreak/>
        <w:t xml:space="preserve">BRIDGE Center does not record any linking information between a participant’s name and their Session ID. </w:t>
      </w:r>
    </w:p>
    <w:p w14:paraId="7781E99A" w14:textId="77777777" w:rsidR="00EF6DB1" w:rsidRDefault="00EF6DB1">
      <w:pPr>
        <w:rPr>
          <w:rFonts w:asciiTheme="minorHAnsi" w:hAnsiTheme="minorHAnsi" w:cstheme="minorHAnsi"/>
        </w:rPr>
      </w:pPr>
    </w:p>
    <w:p w14:paraId="4DEBC0B7" w14:textId="77777777" w:rsidR="00EF6DB1" w:rsidRDefault="00EF6DB1">
      <w:pPr>
        <w:rPr>
          <w:rFonts w:asciiTheme="minorHAnsi" w:hAnsiTheme="minorHAnsi" w:cstheme="minorHAnsi"/>
        </w:rPr>
      </w:pPr>
    </w:p>
    <w:p w14:paraId="684D0B6A" w14:textId="77777777" w:rsidR="00EF6DB1" w:rsidRDefault="006955B2">
      <w:pPr>
        <w:rPr>
          <w:rFonts w:asciiTheme="minorHAnsi" w:hAnsiTheme="minorHAnsi" w:cstheme="minorHAnsi"/>
          <w:b/>
          <w:u w:val="single"/>
        </w:rPr>
      </w:pPr>
      <w:r>
        <w:rPr>
          <w:rFonts w:asciiTheme="minorHAnsi" w:hAnsiTheme="minorHAnsi" w:cstheme="minorHAnsi"/>
          <w:b/>
          <w:u w:val="single"/>
        </w:rPr>
        <w:t>MRI Data De-Identification</w:t>
      </w:r>
    </w:p>
    <w:p w14:paraId="6EBBC0AA" w14:textId="77777777" w:rsidR="00EF6DB1" w:rsidRDefault="00EF6DB1">
      <w:pPr>
        <w:rPr>
          <w:rFonts w:asciiTheme="minorHAnsi" w:hAnsiTheme="minorHAnsi" w:cstheme="minorHAnsi"/>
        </w:rPr>
      </w:pPr>
    </w:p>
    <w:p w14:paraId="33DB2DD3" w14:textId="77777777" w:rsidR="00EF6DB1" w:rsidRDefault="006955B2">
      <w:pPr>
        <w:rPr>
          <w:rFonts w:asciiTheme="minorHAnsi" w:hAnsiTheme="minorHAnsi" w:cstheme="minorHAnsi"/>
        </w:rPr>
      </w:pPr>
      <w:r>
        <w:rPr>
          <w:rFonts w:asciiTheme="minorHAnsi" w:hAnsiTheme="minorHAnsi" w:cstheme="minorHAnsi"/>
          <w:b/>
          <w:i/>
        </w:rPr>
        <w:t>Participant names are not entered into the MRI console or recorded in the MRI data (DICOM) header information.</w:t>
      </w:r>
      <w:r>
        <w:rPr>
          <w:rFonts w:asciiTheme="minorHAnsi" w:hAnsiTheme="minorHAnsi" w:cstheme="minorHAnsi"/>
        </w:rPr>
        <w:t xml:space="preserve"> The Bridge Center assigns a session identification number to each MRI session based on the time and date the participant was registered in the MRI console. The Session ID will be saved in the Patients Name (0010,0010), and </w:t>
      </w:r>
      <w:proofErr w:type="spellStart"/>
      <w:r>
        <w:rPr>
          <w:rFonts w:asciiTheme="minorHAnsi" w:hAnsiTheme="minorHAnsi" w:cstheme="minorHAnsi"/>
        </w:rPr>
        <w:t>PatientID</w:t>
      </w:r>
      <w:proofErr w:type="spellEnd"/>
      <w:r>
        <w:rPr>
          <w:rFonts w:asciiTheme="minorHAnsi" w:hAnsiTheme="minorHAnsi" w:cstheme="minorHAnsi"/>
        </w:rPr>
        <w:t xml:space="preserve"> (001,0020) fields of the DICOM header. The participant’s birth date is entered into the console as January 1</w:t>
      </w:r>
      <w:r>
        <w:rPr>
          <w:rFonts w:asciiTheme="minorHAnsi" w:hAnsiTheme="minorHAnsi" w:cstheme="minorHAnsi"/>
          <w:vertAlign w:val="superscript"/>
        </w:rPr>
        <w:t>st</w:t>
      </w:r>
      <w:r>
        <w:rPr>
          <w:rFonts w:asciiTheme="minorHAnsi" w:hAnsiTheme="minorHAnsi" w:cstheme="minorHAnsi"/>
        </w:rPr>
        <w:t xml:space="preserve">, year of birth, and will be saved in the </w:t>
      </w:r>
      <w:proofErr w:type="spellStart"/>
      <w:r>
        <w:rPr>
          <w:rFonts w:asciiTheme="minorHAnsi" w:hAnsiTheme="minorHAnsi" w:cstheme="minorHAnsi"/>
        </w:rPr>
        <w:t>PatientsAge</w:t>
      </w:r>
      <w:proofErr w:type="spellEnd"/>
      <w:r>
        <w:rPr>
          <w:rFonts w:asciiTheme="minorHAnsi" w:hAnsiTheme="minorHAnsi" w:cstheme="minorHAnsi"/>
        </w:rPr>
        <w:t xml:space="preserve"> (0010,1010) field. Exact birth dates are not saved. Participant sex and weight are also entered into the console and saves in the DICOM header respectively in </w:t>
      </w:r>
      <w:proofErr w:type="spellStart"/>
      <w:r>
        <w:rPr>
          <w:rFonts w:asciiTheme="minorHAnsi" w:hAnsiTheme="minorHAnsi" w:cstheme="minorHAnsi"/>
        </w:rPr>
        <w:t>PatientsSex</w:t>
      </w:r>
      <w:proofErr w:type="spellEnd"/>
      <w:r>
        <w:rPr>
          <w:rFonts w:asciiTheme="minorHAnsi" w:hAnsiTheme="minorHAnsi" w:cstheme="minorHAnsi"/>
        </w:rPr>
        <w:t xml:space="preserve"> (0010,0040) and </w:t>
      </w:r>
      <w:proofErr w:type="spellStart"/>
      <w:r>
        <w:rPr>
          <w:rFonts w:asciiTheme="minorHAnsi" w:hAnsiTheme="minorHAnsi" w:cstheme="minorHAnsi"/>
        </w:rPr>
        <w:t>PatientsWeight</w:t>
      </w:r>
      <w:proofErr w:type="spellEnd"/>
      <w:r>
        <w:rPr>
          <w:rFonts w:asciiTheme="minorHAnsi" w:hAnsiTheme="minorHAnsi" w:cstheme="minorHAnsi"/>
        </w:rPr>
        <w:t xml:space="preserve"> (0010,1030) fields. The name of the PI and MRI protocol folder are also saved.</w:t>
      </w:r>
    </w:p>
    <w:p w14:paraId="7A79B910" w14:textId="77777777" w:rsidR="00EF6DB1" w:rsidRDefault="00EF6DB1">
      <w:pPr>
        <w:rPr>
          <w:rFonts w:asciiTheme="minorHAnsi" w:hAnsiTheme="minorHAnsi" w:cstheme="minorHAnsi"/>
        </w:rPr>
      </w:pPr>
    </w:p>
    <w:p w14:paraId="2ABD8A9B" w14:textId="77777777" w:rsidR="00EF6DB1" w:rsidRDefault="006955B2">
      <w:pPr>
        <w:rPr>
          <w:rFonts w:asciiTheme="minorHAnsi" w:hAnsiTheme="minorHAnsi" w:cstheme="minorHAnsi"/>
        </w:rPr>
      </w:pPr>
      <w:r>
        <w:rPr>
          <w:rFonts w:asciiTheme="minorHAnsi" w:hAnsiTheme="minorHAnsi" w:cstheme="minorHAnsi"/>
          <w:i/>
          <w:u w:val="single"/>
        </w:rPr>
        <w:t>Note</w:t>
      </w:r>
      <w:r>
        <w:rPr>
          <w:rFonts w:asciiTheme="minorHAnsi" w:hAnsiTheme="minorHAnsi" w:cstheme="minorHAnsi"/>
          <w:i/>
        </w:rPr>
        <w:t xml:space="preserve">: </w:t>
      </w:r>
      <w:r>
        <w:rPr>
          <w:rFonts w:asciiTheme="minorHAnsi" w:hAnsiTheme="minorHAnsi" w:cstheme="minorHAnsi"/>
        </w:rPr>
        <w:t xml:space="preserve"> Anatomical MRI data (e.g. MPRAGE scans) are generally not considered to be de-identified since fairly high resolution facial data is retained in the scan. Before sharing data publicly or outside those authorized access in your IRB protocol, consider “de-facing” anatomical MRI scans. Useful tools for this are </w:t>
      </w:r>
      <w:proofErr w:type="spellStart"/>
      <w:r w:rsidRPr="00EF68FA">
        <w:rPr>
          <w:rFonts w:ascii="Courier" w:hAnsi="Courier" w:cs="Courier New"/>
          <w:i/>
          <w:iCs/>
        </w:rPr>
        <w:t>pydeface</w:t>
      </w:r>
      <w:proofErr w:type="spellEnd"/>
      <w:r>
        <w:rPr>
          <w:rFonts w:asciiTheme="minorHAnsi" w:hAnsiTheme="minorHAnsi" w:cstheme="minorHAnsi"/>
        </w:rPr>
        <w:t xml:space="preserve"> and </w:t>
      </w:r>
      <w:proofErr w:type="spellStart"/>
      <w:r w:rsidRPr="00EF68FA">
        <w:rPr>
          <w:rFonts w:ascii="Courier" w:hAnsi="Courier" w:cstheme="minorHAnsi"/>
          <w:i/>
          <w:iCs/>
        </w:rPr>
        <w:t>mri_deface</w:t>
      </w:r>
      <w:proofErr w:type="spellEnd"/>
      <w:r>
        <w:rPr>
          <w:rFonts w:asciiTheme="minorHAnsi" w:hAnsiTheme="minorHAnsi" w:cstheme="minorHAnsi"/>
        </w:rPr>
        <w:t>.</w:t>
      </w:r>
    </w:p>
    <w:p w14:paraId="447B3673" w14:textId="77777777" w:rsidR="00EF6DB1" w:rsidRDefault="00EF6DB1">
      <w:pPr>
        <w:rPr>
          <w:rFonts w:asciiTheme="minorHAnsi" w:hAnsiTheme="minorHAnsi" w:cstheme="minorHAnsi"/>
        </w:rPr>
      </w:pPr>
    </w:p>
    <w:p w14:paraId="45E4A0F6" w14:textId="1BC3FAA4" w:rsidR="00EF6DB1" w:rsidRDefault="00EF6DB1">
      <w:pPr>
        <w:rPr>
          <w:rFonts w:asciiTheme="minorHAnsi" w:hAnsiTheme="minorHAnsi" w:cstheme="minorHAnsi"/>
        </w:rPr>
      </w:pPr>
    </w:p>
    <w:p w14:paraId="487316A8" w14:textId="77777777" w:rsidR="006755D9" w:rsidRDefault="006755D9">
      <w:pPr>
        <w:rPr>
          <w:rFonts w:asciiTheme="minorHAnsi" w:hAnsiTheme="minorHAnsi" w:cstheme="minorHAnsi"/>
        </w:rPr>
      </w:pPr>
    </w:p>
    <w:p w14:paraId="6EFFC645" w14:textId="77777777" w:rsidR="00EF6DB1" w:rsidRDefault="006955B2" w:rsidP="00D115BD">
      <w:pPr>
        <w:pStyle w:val="Heading2"/>
      </w:pPr>
      <w:bookmarkStart w:id="357" w:name="_Toc532337971"/>
      <w:r>
        <w:t>2.11</w:t>
      </w:r>
      <w:r>
        <w:tab/>
        <w:t>Providing Brain Images to Participants</w:t>
      </w:r>
      <w:bookmarkEnd w:id="357"/>
    </w:p>
    <w:p w14:paraId="65663B27" w14:textId="77777777" w:rsidR="00EF6DB1" w:rsidRDefault="00EF6DB1">
      <w:pPr>
        <w:rPr>
          <w:rFonts w:asciiTheme="minorHAnsi" w:hAnsiTheme="minorHAnsi" w:cstheme="minorHAnsi"/>
        </w:rPr>
      </w:pPr>
    </w:p>
    <w:p w14:paraId="1DF82B33" w14:textId="77777777" w:rsidR="00EF6DB1" w:rsidRDefault="006955B2">
      <w:pPr>
        <w:rPr>
          <w:rFonts w:asciiTheme="minorHAnsi" w:hAnsiTheme="minorHAnsi" w:cstheme="minorHAnsi"/>
          <w:i/>
          <w:u w:val="single"/>
        </w:rPr>
      </w:pPr>
      <w:r>
        <w:rPr>
          <w:rFonts w:asciiTheme="minorHAnsi" w:hAnsiTheme="minorHAnsi" w:cstheme="minorHAnsi"/>
          <w:b/>
        </w:rPr>
        <w:t>The BRIDGE Center does not print or provide brain images to participants.</w:t>
      </w:r>
      <w:r>
        <w:rPr>
          <w:rFonts w:asciiTheme="minorHAnsi" w:hAnsiTheme="minorHAnsi" w:cstheme="minorHAnsi"/>
        </w:rPr>
        <w:t xml:space="preserve"> Management and distribution of data collected at the center is the responsibility of researchers and governed by their IRB protocol. If researchers would like to give brain images to participants, provisions should be made in the study IRB protocol to do so. </w:t>
      </w:r>
      <w:r>
        <w:br w:type="page"/>
      </w:r>
    </w:p>
    <w:p w14:paraId="549E09CF" w14:textId="77777777" w:rsidR="00EF6DB1" w:rsidRDefault="006955B2" w:rsidP="00D115BD">
      <w:pPr>
        <w:pStyle w:val="Heading1"/>
      </w:pPr>
      <w:bookmarkStart w:id="358" w:name="_Toc532337972"/>
      <w:r>
        <w:lastRenderedPageBreak/>
        <w:t>SECTION 3: SAFETY POLICIES</w:t>
      </w:r>
      <w:bookmarkEnd w:id="358"/>
    </w:p>
    <w:p w14:paraId="4DEB3293" w14:textId="77777777" w:rsidR="00EF6DB1" w:rsidRDefault="00EF6DB1">
      <w:pPr>
        <w:rPr>
          <w:rFonts w:asciiTheme="minorHAnsi" w:hAnsiTheme="minorHAnsi" w:cstheme="minorHAnsi"/>
          <w:b/>
          <w:sz w:val="36"/>
          <w:szCs w:val="36"/>
        </w:rPr>
      </w:pPr>
    </w:p>
    <w:p w14:paraId="53000C37" w14:textId="77777777" w:rsidR="00EF6DB1" w:rsidRDefault="006955B2" w:rsidP="00D115BD">
      <w:pPr>
        <w:pStyle w:val="Heading2"/>
      </w:pPr>
      <w:bookmarkStart w:id="359" w:name="_Toc532337973"/>
      <w:r>
        <w:t xml:space="preserve">3.1 </w:t>
      </w:r>
      <w:r>
        <w:tab/>
        <w:t>Introduction and Organization</w:t>
      </w:r>
      <w:bookmarkEnd w:id="359"/>
      <w:r>
        <w:t xml:space="preserve"> </w:t>
      </w:r>
    </w:p>
    <w:p w14:paraId="43E17984" w14:textId="77777777" w:rsidR="00EF6DB1" w:rsidRDefault="00EF6DB1">
      <w:pPr>
        <w:rPr>
          <w:rFonts w:asciiTheme="minorHAnsi" w:hAnsiTheme="minorHAnsi" w:cstheme="minorHAnsi"/>
        </w:rPr>
      </w:pPr>
    </w:p>
    <w:p w14:paraId="3BFF8722" w14:textId="77777777" w:rsidR="00EF6DB1" w:rsidRDefault="006955B2">
      <w:pPr>
        <w:rPr>
          <w:rFonts w:asciiTheme="minorHAnsi" w:hAnsiTheme="minorHAnsi" w:cstheme="minorHAnsi"/>
        </w:rPr>
      </w:pPr>
      <w:r>
        <w:rPr>
          <w:rFonts w:asciiTheme="minorHAnsi" w:hAnsiTheme="minorHAnsi" w:cstheme="minorHAnsi"/>
        </w:rPr>
        <w:t xml:space="preserve">The purpose of this section is to provide a resource for continued safe MRI practices within the BRIDGE Center research community. All BRIDGE Center users should be familiar with these operating and safety practices. </w:t>
      </w:r>
      <w:r>
        <w:rPr>
          <w:rFonts w:asciiTheme="minorHAnsi" w:hAnsiTheme="minorHAnsi" w:cstheme="minorHAnsi"/>
          <w:color w:val="000000"/>
        </w:rPr>
        <w:t xml:space="preserve">Magnetic Resonance Imaging (MRI) related injuries and fatalities have occurred when there was an apparent failure to follow safety guidelines. It is required that all BRIDGE Center researchers complete safety training prior to obtaining access to the MRI environment. </w:t>
      </w:r>
    </w:p>
    <w:p w14:paraId="3D563F4E" w14:textId="77777777" w:rsidR="009B3AE0" w:rsidRDefault="009B3AE0">
      <w:pPr>
        <w:shd w:val="clear" w:color="auto" w:fill="FFFFFF"/>
        <w:spacing w:before="150" w:after="150"/>
        <w:outlineLvl w:val="2"/>
        <w:rPr>
          <w:rFonts w:asciiTheme="minorHAnsi" w:hAnsiTheme="minorHAnsi" w:cs="Calibri"/>
          <w:b/>
          <w:bCs/>
          <w:color w:val="333333"/>
          <w:spacing w:val="5"/>
          <w:sz w:val="28"/>
          <w:szCs w:val="28"/>
        </w:rPr>
      </w:pPr>
    </w:p>
    <w:p w14:paraId="54EFF672" w14:textId="410D7BE1" w:rsidR="00EF6DB1" w:rsidRDefault="006955B2">
      <w:pPr>
        <w:shd w:val="clear" w:color="auto" w:fill="FFFFFF"/>
        <w:spacing w:before="150" w:after="150"/>
        <w:outlineLvl w:val="2"/>
        <w:rPr>
          <w:rFonts w:asciiTheme="minorHAnsi" w:hAnsiTheme="minorHAnsi" w:cs="Calibri"/>
          <w:b/>
          <w:bCs/>
          <w:color w:val="333333"/>
          <w:spacing w:val="5"/>
          <w:sz w:val="28"/>
          <w:szCs w:val="28"/>
        </w:rPr>
      </w:pPr>
      <w:r>
        <w:rPr>
          <w:rFonts w:asciiTheme="minorHAnsi" w:hAnsiTheme="minorHAnsi" w:cs="Calibri"/>
          <w:b/>
          <w:bCs/>
          <w:color w:val="333333"/>
          <w:spacing w:val="5"/>
          <w:sz w:val="28"/>
          <w:szCs w:val="28"/>
        </w:rPr>
        <w:t xml:space="preserve">Organizational Safety Policies </w:t>
      </w:r>
    </w:p>
    <w:p w14:paraId="14CE5E1D" w14:textId="444FCAB3"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 xml:space="preserve">The </w:t>
      </w:r>
      <w:r w:rsidR="00353856">
        <w:rPr>
          <w:rFonts w:asciiTheme="minorHAnsi" w:hAnsiTheme="minorHAnsi" w:cs="Calibri"/>
          <w:color w:val="000000" w:themeColor="text1"/>
        </w:rPr>
        <w:t>CMU-Pitt</w:t>
      </w:r>
      <w:r w:rsidRPr="00D97CFA">
        <w:rPr>
          <w:rFonts w:asciiTheme="minorHAnsi" w:hAnsiTheme="minorHAnsi" w:cs="Calibri"/>
          <w:color w:val="000000" w:themeColor="text1"/>
        </w:rPr>
        <w:t xml:space="preserve"> BRIDGE Center will maintain MR Safety Policies and Procedures, which are to be established, maintained, and routinely reviewed by the Safety Committee.</w:t>
      </w:r>
    </w:p>
    <w:p w14:paraId="4BFD4B30" w14:textId="77777777"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The policies and procedures shall be reviewed and updated semi-annually. Introduction of any significant changes in MRI system hardware or software that will significantly change the safety parameters in the MR imaging environment (e.g. adding faster/stronger gradient capabilities, higher RF duty cycle sequences), will be reviewed by the Safety Committee prior to implementation. In this review process, national and international standards and recommendations should be taken into consideration prior to establishing our own local guidelines, policies, and procedures.</w:t>
      </w:r>
    </w:p>
    <w:p w14:paraId="4F3A434F" w14:textId="77777777"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It is the responsibility of the Safety Committee to ensure that the MRI safety guidelines are established and maintained on a current basis.</w:t>
      </w:r>
    </w:p>
    <w:p w14:paraId="0935037F" w14:textId="77777777" w:rsidR="00EF6DB1" w:rsidRPr="00D97CFA" w:rsidRDefault="006955B2" w:rsidP="00D97CFA">
      <w:pPr>
        <w:numPr>
          <w:ilvl w:val="0"/>
          <w:numId w:val="11"/>
        </w:numPr>
        <w:shd w:val="clear" w:color="auto" w:fill="FFFFFF"/>
        <w:outlineLvl w:val="2"/>
        <w:rPr>
          <w:rFonts w:asciiTheme="minorHAnsi" w:hAnsiTheme="minorHAnsi" w:cs="Calibri"/>
          <w:b/>
          <w:bCs/>
          <w:color w:val="000000" w:themeColor="text1"/>
        </w:rPr>
      </w:pPr>
      <w:r w:rsidRPr="00D97CFA">
        <w:rPr>
          <w:rFonts w:asciiTheme="minorHAnsi" w:hAnsiTheme="minorHAnsi" w:cs="Calibri"/>
          <w:color w:val="000000" w:themeColor="text1"/>
        </w:rPr>
        <w:t xml:space="preserve">Procedures should be in place to ensure that all adverse MRI safety events that occur in the MR center are reported to the Chair of the Safety Committee in written form (incident report) within 24 hours. </w:t>
      </w:r>
    </w:p>
    <w:p w14:paraId="51D3D1CA" w14:textId="77777777" w:rsidR="00EF6DB1" w:rsidRPr="00D97CFA" w:rsidRDefault="006955B2" w:rsidP="00D97CFA">
      <w:pPr>
        <w:numPr>
          <w:ilvl w:val="0"/>
          <w:numId w:val="11"/>
        </w:numPr>
        <w:shd w:val="clear" w:color="auto" w:fill="FFFFFF"/>
        <w:outlineLvl w:val="2"/>
        <w:rPr>
          <w:rFonts w:asciiTheme="minorHAnsi" w:hAnsiTheme="minorHAnsi" w:cs="Calibri"/>
          <w:b/>
          <w:bCs/>
          <w:color w:val="000000" w:themeColor="text1"/>
        </w:rPr>
      </w:pPr>
      <w:r w:rsidRPr="00D97CFA">
        <w:rPr>
          <w:rFonts w:asciiTheme="minorHAnsi" w:hAnsiTheme="minorHAnsi" w:cs="Calibri"/>
          <w:color w:val="000000" w:themeColor="text1"/>
        </w:rPr>
        <w:t xml:space="preserve">All incidents and adverse effects will be discussed at a quarterly meeting of the Safety Committee. A serious adverse event will result in an immediate session of the Safety Committee. </w:t>
      </w:r>
    </w:p>
    <w:p w14:paraId="365A4B74" w14:textId="77777777" w:rsidR="009B3AE0" w:rsidRDefault="009B3AE0">
      <w:pPr>
        <w:shd w:val="clear" w:color="auto" w:fill="FFFFFF"/>
        <w:spacing w:before="150" w:after="150"/>
        <w:outlineLvl w:val="2"/>
        <w:rPr>
          <w:rFonts w:asciiTheme="minorHAnsi" w:hAnsiTheme="minorHAnsi" w:cs="Calibri"/>
          <w:b/>
          <w:bCs/>
          <w:color w:val="333333"/>
          <w:spacing w:val="5"/>
          <w:sz w:val="28"/>
          <w:szCs w:val="28"/>
        </w:rPr>
      </w:pPr>
    </w:p>
    <w:p w14:paraId="46240421" w14:textId="5D022535" w:rsidR="00EF6DB1" w:rsidRDefault="006955B2">
      <w:pPr>
        <w:shd w:val="clear" w:color="auto" w:fill="FFFFFF"/>
        <w:spacing w:before="150" w:after="150"/>
        <w:outlineLvl w:val="2"/>
        <w:rPr>
          <w:rFonts w:asciiTheme="minorHAnsi" w:hAnsiTheme="minorHAnsi" w:cs="Calibri"/>
          <w:b/>
          <w:bCs/>
          <w:color w:val="333333"/>
          <w:spacing w:val="5"/>
          <w:sz w:val="28"/>
          <w:szCs w:val="28"/>
        </w:rPr>
      </w:pPr>
      <w:r>
        <w:rPr>
          <w:rFonts w:asciiTheme="minorHAnsi" w:hAnsiTheme="minorHAnsi" w:cs="Calibri"/>
          <w:b/>
          <w:bCs/>
          <w:color w:val="333333"/>
          <w:spacing w:val="5"/>
          <w:sz w:val="28"/>
          <w:szCs w:val="28"/>
        </w:rPr>
        <w:t xml:space="preserve">Safety Committee </w:t>
      </w:r>
    </w:p>
    <w:p w14:paraId="6EBF4658" w14:textId="77777777" w:rsidR="00EF6DB1" w:rsidRDefault="006955B2">
      <w:pPr>
        <w:shd w:val="clear" w:color="auto" w:fill="FFFFFF"/>
        <w:spacing w:before="150" w:after="150"/>
        <w:outlineLvl w:val="2"/>
        <w:rPr>
          <w:rFonts w:asciiTheme="minorHAnsi" w:hAnsiTheme="minorHAnsi" w:cs="Calibri"/>
          <w:b/>
          <w:bCs/>
          <w:color w:val="333333"/>
          <w:spacing w:val="5"/>
        </w:rPr>
      </w:pPr>
      <w:r>
        <w:rPr>
          <w:rFonts w:asciiTheme="minorHAnsi" w:hAnsiTheme="minorHAnsi" w:cs="Calibri"/>
          <w:b/>
          <w:bCs/>
          <w:color w:val="333333"/>
          <w:spacing w:val="5"/>
        </w:rPr>
        <w:t xml:space="preserve">Current Members: </w:t>
      </w:r>
    </w:p>
    <w:p w14:paraId="3AFA8E70" w14:textId="77777777" w:rsidR="00EF6DB1" w:rsidRDefault="006955B2">
      <w:pPr>
        <w:shd w:val="clear" w:color="auto" w:fill="FFFFFF"/>
        <w:spacing w:before="150" w:after="150"/>
        <w:ind w:left="360"/>
        <w:outlineLvl w:val="2"/>
        <w:rPr>
          <w:rFonts w:asciiTheme="minorHAnsi" w:hAnsiTheme="minorHAnsi" w:cs="Calibri"/>
          <w:b/>
          <w:bCs/>
          <w:color w:val="333333"/>
          <w:spacing w:val="5"/>
        </w:rPr>
      </w:pPr>
      <w:r>
        <w:rPr>
          <w:rFonts w:asciiTheme="minorHAnsi" w:hAnsiTheme="minorHAnsi" w:cs="Calibri"/>
          <w:b/>
          <w:bCs/>
          <w:color w:val="333333"/>
          <w:spacing w:val="5"/>
        </w:rPr>
        <w:t>Dr. John Pyles, Committee Chair</w:t>
      </w:r>
      <w:r>
        <w:rPr>
          <w:rFonts w:asciiTheme="minorHAnsi" w:hAnsiTheme="minorHAnsi" w:cs="Calibri"/>
          <w:b/>
          <w:bCs/>
          <w:color w:val="333333"/>
          <w:spacing w:val="5"/>
        </w:rPr>
        <w:br/>
        <w:t xml:space="preserve">Scott </w:t>
      </w:r>
      <w:proofErr w:type="spellStart"/>
      <w:r>
        <w:rPr>
          <w:rFonts w:asciiTheme="minorHAnsi" w:hAnsiTheme="minorHAnsi" w:cs="Calibri"/>
          <w:b/>
          <w:bCs/>
          <w:color w:val="333333"/>
          <w:spacing w:val="5"/>
        </w:rPr>
        <w:t>Kurdilla</w:t>
      </w:r>
      <w:proofErr w:type="spellEnd"/>
      <w:r>
        <w:rPr>
          <w:rFonts w:asciiTheme="minorHAnsi" w:hAnsiTheme="minorHAnsi" w:cs="Calibri"/>
          <w:b/>
          <w:bCs/>
          <w:color w:val="333333"/>
          <w:spacing w:val="5"/>
        </w:rPr>
        <w:t>, Safety Office &amp; MR Technologist</w:t>
      </w:r>
      <w:r>
        <w:rPr>
          <w:rFonts w:asciiTheme="minorHAnsi" w:hAnsiTheme="minorHAnsi" w:cs="Calibri"/>
          <w:b/>
          <w:bCs/>
          <w:color w:val="333333"/>
          <w:spacing w:val="5"/>
        </w:rPr>
        <w:br/>
        <w:t xml:space="preserve">Mark </w:t>
      </w:r>
      <w:proofErr w:type="spellStart"/>
      <w:r>
        <w:rPr>
          <w:rFonts w:asciiTheme="minorHAnsi" w:hAnsiTheme="minorHAnsi" w:cs="Calibri"/>
          <w:b/>
          <w:bCs/>
          <w:color w:val="333333"/>
          <w:spacing w:val="5"/>
        </w:rPr>
        <w:t>Vignone</w:t>
      </w:r>
      <w:proofErr w:type="spellEnd"/>
      <w:r>
        <w:rPr>
          <w:rFonts w:asciiTheme="minorHAnsi" w:hAnsiTheme="minorHAnsi" w:cs="Calibri"/>
          <w:b/>
          <w:bCs/>
          <w:color w:val="333333"/>
          <w:spacing w:val="5"/>
        </w:rPr>
        <w:t>, MR Technologist</w:t>
      </w:r>
      <w:r>
        <w:rPr>
          <w:rFonts w:asciiTheme="minorHAnsi" w:hAnsiTheme="minorHAnsi" w:cs="Calibri"/>
          <w:b/>
          <w:bCs/>
          <w:color w:val="333333"/>
          <w:spacing w:val="5"/>
        </w:rPr>
        <w:br/>
        <w:t>Dr. Timothy Keller, Technical Manager</w:t>
      </w:r>
      <w:r>
        <w:rPr>
          <w:rFonts w:asciiTheme="minorHAnsi" w:hAnsiTheme="minorHAnsi" w:cs="Calibri"/>
          <w:b/>
          <w:bCs/>
          <w:color w:val="333333"/>
          <w:spacing w:val="5"/>
        </w:rPr>
        <w:br/>
        <w:t>Dr. Bradley Mahon, CMU User Representative</w:t>
      </w:r>
      <w:r>
        <w:rPr>
          <w:rFonts w:asciiTheme="minorHAnsi" w:hAnsiTheme="minorHAnsi" w:cs="Calibri"/>
          <w:b/>
          <w:bCs/>
          <w:color w:val="333333"/>
          <w:spacing w:val="5"/>
        </w:rPr>
        <w:br/>
        <w:t xml:space="preserve">Dr. Marc </w:t>
      </w:r>
      <w:proofErr w:type="spellStart"/>
      <w:r>
        <w:rPr>
          <w:rFonts w:asciiTheme="minorHAnsi" w:hAnsiTheme="minorHAnsi" w:cs="Calibri"/>
          <w:b/>
          <w:bCs/>
          <w:color w:val="333333"/>
          <w:spacing w:val="5"/>
        </w:rPr>
        <w:t>Coutanche</w:t>
      </w:r>
      <w:proofErr w:type="spellEnd"/>
      <w:r>
        <w:rPr>
          <w:rFonts w:asciiTheme="minorHAnsi" w:hAnsiTheme="minorHAnsi" w:cs="Calibri"/>
          <w:b/>
          <w:bCs/>
          <w:color w:val="333333"/>
          <w:spacing w:val="5"/>
        </w:rPr>
        <w:t>, Pitt User Representative</w:t>
      </w:r>
    </w:p>
    <w:p w14:paraId="14753C41" w14:textId="77777777" w:rsidR="00EF6DB1" w:rsidRDefault="006955B2" w:rsidP="00D115BD">
      <w:pPr>
        <w:pStyle w:val="Heading2"/>
        <w:rPr>
          <w:rFonts w:eastAsiaTheme="minorHAnsi"/>
          <w:sz w:val="28"/>
          <w:szCs w:val="28"/>
        </w:rPr>
      </w:pPr>
      <w:bookmarkStart w:id="360" w:name="_Toc532337974"/>
      <w:r>
        <w:rPr>
          <w:rFonts w:eastAsiaTheme="minorHAnsi"/>
        </w:rPr>
        <w:lastRenderedPageBreak/>
        <w:t>3.2</w:t>
      </w:r>
      <w:r>
        <w:rPr>
          <w:rFonts w:eastAsiaTheme="minorHAnsi"/>
          <w:sz w:val="28"/>
          <w:szCs w:val="28"/>
        </w:rPr>
        <w:tab/>
      </w:r>
      <w:r>
        <w:rPr>
          <w:rFonts w:eastAsiaTheme="minorHAnsi"/>
        </w:rPr>
        <w:t>Core Safety Policies</w:t>
      </w:r>
      <w:bookmarkEnd w:id="360"/>
    </w:p>
    <w:p w14:paraId="709551C4" w14:textId="77777777" w:rsidR="00EF6DB1" w:rsidRDefault="00EF6DB1">
      <w:pPr>
        <w:spacing w:after="200" w:line="276" w:lineRule="auto"/>
        <w:ind w:left="360"/>
        <w:rPr>
          <w:rFonts w:asciiTheme="minorHAnsi" w:eastAsiaTheme="minorHAnsi" w:hAnsiTheme="minorHAnsi" w:cstheme="minorHAnsi"/>
          <w:b/>
        </w:rPr>
      </w:pPr>
    </w:p>
    <w:p w14:paraId="2B6EC956" w14:textId="77777777" w:rsidR="00EF6DB1" w:rsidRDefault="006955B2">
      <w:pPr>
        <w:numPr>
          <w:ilvl w:val="0"/>
          <w:numId w:val="12"/>
        </w:numPr>
        <w:spacing w:after="200" w:line="276" w:lineRule="auto"/>
        <w:contextualSpacing/>
        <w:rPr>
          <w:rFonts w:asciiTheme="minorHAnsi" w:eastAsiaTheme="minorHAnsi" w:hAnsiTheme="minorHAnsi" w:cstheme="minorHAnsi"/>
        </w:rPr>
      </w:pPr>
      <w:r>
        <w:rPr>
          <w:rFonts w:asciiTheme="minorHAnsi" w:eastAsiaTheme="minorHAnsi" w:hAnsiTheme="minorHAnsi" w:cstheme="minorHAnsi"/>
          <w:b/>
        </w:rPr>
        <w:t>Before anyone (staff, subject, visitor) may enter the magnet room (Zone 4), a screening form must be completed and reviewed by the MRI Operator.</w:t>
      </w:r>
      <w:r>
        <w:rPr>
          <w:rFonts w:asciiTheme="minorHAnsi" w:eastAsiaTheme="minorHAnsi" w:hAnsiTheme="minorHAnsi" w:cstheme="minorHAnsi"/>
        </w:rPr>
        <w:t xml:space="preserve"> For persons who are employed by the Center, the form should remain on file at the center, reviewed annually, and updated immediately with any changes that are contra-indications for the MRI environment. Subjects who return for another MRI exam must fill out a new screening form each time they visit or review an existing screening form on file. The screening form must be signed by the subject and the MRI Operator who is performing the scan.</w:t>
      </w:r>
    </w:p>
    <w:p w14:paraId="542EA8E8" w14:textId="77777777" w:rsidR="00EF6DB1" w:rsidRDefault="00EF6DB1">
      <w:pPr>
        <w:spacing w:after="200" w:line="276" w:lineRule="auto"/>
        <w:ind w:left="720"/>
        <w:contextualSpacing/>
        <w:rPr>
          <w:rFonts w:asciiTheme="minorHAnsi" w:eastAsiaTheme="minorHAnsi" w:hAnsiTheme="minorHAnsi" w:cstheme="minorHAnsi"/>
        </w:rPr>
      </w:pPr>
    </w:p>
    <w:p w14:paraId="1D129CC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All persons conducting research activities in Zone 3 or Zone 4 must have completed BRIDGE Center Researcher Safety Training.</w:t>
      </w:r>
    </w:p>
    <w:p w14:paraId="6E147519" w14:textId="77777777" w:rsidR="00EF6DB1" w:rsidRDefault="00EF6DB1">
      <w:pPr>
        <w:ind w:left="360"/>
        <w:rPr>
          <w:rFonts w:asciiTheme="minorHAnsi" w:eastAsiaTheme="minorHAnsi" w:hAnsiTheme="minorHAnsi" w:cstheme="minorHAnsi"/>
          <w:b/>
        </w:rPr>
      </w:pPr>
    </w:p>
    <w:p w14:paraId="21DD29E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A signed consent form must be presented before a participant can enter the magnet room (Zone 4). </w:t>
      </w:r>
    </w:p>
    <w:p w14:paraId="3C9C88DC" w14:textId="77777777" w:rsidR="00EF6DB1" w:rsidRDefault="00EF6DB1">
      <w:pPr>
        <w:spacing w:after="200" w:line="276" w:lineRule="auto"/>
        <w:ind w:left="720"/>
        <w:contextualSpacing/>
        <w:rPr>
          <w:rFonts w:asciiTheme="minorHAnsi" w:eastAsiaTheme="minorHAnsi" w:hAnsiTheme="minorHAnsi" w:cstheme="minorHAnsi"/>
          <w:b/>
        </w:rPr>
      </w:pPr>
    </w:p>
    <w:p w14:paraId="5C3B3DE1"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Before entering the magnet room (Zone 4), everyone must remove from their person and clothing any possible projectile metallic objects and loose items. </w:t>
      </w:r>
    </w:p>
    <w:p w14:paraId="67C1D866" w14:textId="77777777" w:rsidR="00EF6DB1" w:rsidRDefault="00EF6DB1">
      <w:pPr>
        <w:ind w:left="360"/>
        <w:rPr>
          <w:rFonts w:asciiTheme="minorHAnsi" w:eastAsiaTheme="minorHAnsi" w:hAnsiTheme="minorHAnsi" w:cstheme="minorHAnsi"/>
          <w:b/>
        </w:rPr>
      </w:pPr>
    </w:p>
    <w:p w14:paraId="12979DF8"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When there is a person in the magnet, at least two other safety trained individuals must be present in Zone 3 or Zone 4: a MRI Operator, and a safety trained researcher able to enter the magnet room (Zone 4). This is the “Two Person” Rule.</w:t>
      </w:r>
    </w:p>
    <w:p w14:paraId="5D93EF8F" w14:textId="77777777" w:rsidR="00EF6DB1" w:rsidRDefault="00EF6DB1">
      <w:pPr>
        <w:spacing w:after="200" w:line="276" w:lineRule="auto"/>
        <w:ind w:left="720"/>
        <w:contextualSpacing/>
        <w:rPr>
          <w:rFonts w:asciiTheme="minorHAnsi" w:eastAsiaTheme="minorHAnsi" w:hAnsiTheme="minorHAnsi" w:cstheme="minorHAnsi"/>
          <w:b/>
        </w:rPr>
      </w:pPr>
    </w:p>
    <w:p w14:paraId="0F5A313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The magnet room (Zone 4) door should be kept closed at all times except when entering or exiting the room. </w:t>
      </w:r>
    </w:p>
    <w:p w14:paraId="121E0264" w14:textId="77777777" w:rsidR="00EF6DB1" w:rsidRDefault="00EF6DB1">
      <w:pPr>
        <w:spacing w:after="200" w:line="276" w:lineRule="auto"/>
        <w:ind w:left="720"/>
        <w:contextualSpacing/>
        <w:rPr>
          <w:rFonts w:asciiTheme="minorHAnsi" w:eastAsiaTheme="minorHAnsi" w:hAnsiTheme="minorHAnsi" w:cstheme="minorHAnsi"/>
          <w:b/>
        </w:rPr>
      </w:pPr>
    </w:p>
    <w:p w14:paraId="244E64C9"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All persons scanned or in the Magnet Room while the scanner is operating must wear proper ear protection.     </w:t>
      </w:r>
    </w:p>
    <w:p w14:paraId="6E7D3E2C" w14:textId="77777777" w:rsidR="00EF6DB1" w:rsidRDefault="00EF6DB1">
      <w:pPr>
        <w:ind w:left="360"/>
        <w:rPr>
          <w:rFonts w:asciiTheme="minorHAnsi" w:eastAsiaTheme="minorHAnsi" w:hAnsiTheme="minorHAnsi" w:cstheme="minorHAnsi"/>
          <w:b/>
        </w:rPr>
      </w:pPr>
    </w:p>
    <w:p w14:paraId="55C6FEF1"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No objects (regardless of MR compatibility) shall be taken into the magnet room (Zone 4) when a person is in the magnet bore. All research related equipment and objects must be in the magnet room </w:t>
      </w:r>
      <w:r>
        <w:rPr>
          <w:rFonts w:asciiTheme="minorHAnsi" w:eastAsiaTheme="minorHAnsi" w:hAnsiTheme="minorHAnsi" w:cstheme="minorHAnsi"/>
          <w:b/>
          <w:u w:val="single"/>
        </w:rPr>
        <w:t>before</w:t>
      </w:r>
      <w:r>
        <w:rPr>
          <w:rFonts w:asciiTheme="minorHAnsi" w:eastAsiaTheme="minorHAnsi" w:hAnsiTheme="minorHAnsi" w:cstheme="minorHAnsi"/>
          <w:b/>
        </w:rPr>
        <w:t xml:space="preserve"> anyone is put into the magnet bore.</w:t>
      </w:r>
    </w:p>
    <w:p w14:paraId="4E2F3F30" w14:textId="77777777" w:rsidR="00EF6DB1" w:rsidRDefault="00EF6DB1">
      <w:pPr>
        <w:spacing w:after="200" w:line="276" w:lineRule="auto"/>
        <w:ind w:left="720"/>
        <w:contextualSpacing/>
        <w:rPr>
          <w:rFonts w:asciiTheme="minorHAnsi" w:eastAsiaTheme="minorHAnsi" w:hAnsiTheme="minorHAnsi" w:cstheme="minorHAnsi"/>
          <w:b/>
        </w:rPr>
      </w:pPr>
    </w:p>
    <w:p w14:paraId="0597F3E6"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Use of any research equipment, coils, or supplies not supplied by the BRIDGE Center must be approved by the Safety Committee with documented safety protocols and procedures.</w:t>
      </w:r>
    </w:p>
    <w:p w14:paraId="317481C4" w14:textId="77777777" w:rsidR="00EF6DB1" w:rsidRDefault="00EF6DB1">
      <w:pPr>
        <w:spacing w:after="200" w:line="276" w:lineRule="auto"/>
        <w:ind w:left="720"/>
        <w:contextualSpacing/>
        <w:rPr>
          <w:rFonts w:asciiTheme="minorHAnsi" w:eastAsiaTheme="minorHAnsi" w:hAnsiTheme="minorHAnsi" w:cstheme="minorBidi"/>
          <w:b/>
        </w:rPr>
      </w:pPr>
    </w:p>
    <w:p w14:paraId="0F2A5F36" w14:textId="77777777" w:rsidR="00DA33DF" w:rsidRDefault="00DA33DF">
      <w:pPr>
        <w:pStyle w:val="BodyTextIndent"/>
        <w:ind w:left="0"/>
        <w:outlineLvl w:val="0"/>
        <w:rPr>
          <w:rFonts w:asciiTheme="minorHAnsi" w:hAnsiTheme="minorHAnsi" w:cstheme="minorHAnsi"/>
          <w:b/>
          <w:sz w:val="32"/>
          <w:szCs w:val="32"/>
        </w:rPr>
      </w:pPr>
    </w:p>
    <w:p w14:paraId="5DA3136B" w14:textId="7899822D" w:rsidR="00EF6DB1" w:rsidRDefault="006955B2" w:rsidP="00D115BD">
      <w:pPr>
        <w:pStyle w:val="Heading2"/>
      </w:pPr>
      <w:bookmarkStart w:id="361" w:name="_Toc532337975"/>
      <w:r>
        <w:lastRenderedPageBreak/>
        <w:t>3.3</w:t>
      </w:r>
      <w:r>
        <w:tab/>
        <w:t>Safety Zones</w:t>
      </w:r>
      <w:bookmarkEnd w:id="361"/>
    </w:p>
    <w:p w14:paraId="3423E61E" w14:textId="77777777" w:rsidR="00D115BD" w:rsidRPr="00D115BD" w:rsidRDefault="00D115BD" w:rsidP="00D115BD"/>
    <w:p w14:paraId="542CDA32" w14:textId="77777777" w:rsidR="00EF6DB1" w:rsidRDefault="006955B2">
      <w:pPr>
        <w:pStyle w:val="BodyTextIndent"/>
        <w:ind w:left="0"/>
        <w:outlineLvl w:val="0"/>
        <w:rPr>
          <w:rFonts w:asciiTheme="minorHAnsi" w:hAnsiTheme="minorHAnsi" w:cstheme="minorHAnsi"/>
          <w:b/>
          <w:sz w:val="32"/>
          <w:szCs w:val="32"/>
        </w:rPr>
      </w:pPr>
      <w:r>
        <w:rPr>
          <w:rFonts w:asciiTheme="minorHAnsi" w:hAnsiTheme="minorHAnsi" w:cstheme="minorHAnsi"/>
        </w:rPr>
        <w:t xml:space="preserve">The BRIDGE Center is divided into four safety zones based on the American College of Radiology system for safety zones in an MRI facility. </w:t>
      </w:r>
      <w:r>
        <w:rPr>
          <w:rFonts w:asciiTheme="minorHAnsi" w:hAnsiTheme="minorHAnsi" w:cstheme="minorHAnsi"/>
          <w:b/>
        </w:rPr>
        <w:t>Researchers in the BRIDGE Center should always be aware of what MRI Safety Zone they are currently in, and what restrictions and rules apply for that Zone.</w:t>
      </w:r>
    </w:p>
    <w:p w14:paraId="57BB8056" w14:textId="77777777" w:rsidR="00EF6DB1" w:rsidRDefault="00EF6DB1">
      <w:pPr>
        <w:rPr>
          <w:rFonts w:asciiTheme="minorHAnsi" w:hAnsiTheme="minorHAnsi" w:cstheme="minorHAnsi"/>
        </w:rPr>
      </w:pPr>
    </w:p>
    <w:p w14:paraId="4F374AB8" w14:textId="77777777" w:rsidR="00EF6DB1" w:rsidRDefault="006955B2">
      <w:pPr>
        <w:rPr>
          <w:rFonts w:asciiTheme="minorHAnsi" w:hAnsiTheme="minorHAnsi" w:cstheme="minorHAnsi"/>
        </w:rPr>
      </w:pPr>
      <w:r>
        <w:rPr>
          <w:rFonts w:asciiTheme="minorHAnsi" w:hAnsiTheme="minorHAnsi" w:cstheme="minorHAnsi"/>
          <w:b/>
          <w:bCs/>
        </w:rPr>
        <w:t xml:space="preserve">Zone 1: </w:t>
      </w:r>
      <w:r>
        <w:rPr>
          <w:rFonts w:asciiTheme="minorHAnsi" w:hAnsiTheme="minorHAnsi" w:cstheme="minorHAnsi"/>
        </w:rPr>
        <w:t>Public areas with unrestricted access. (Hallway outside the BRIDGE Center.)</w:t>
      </w:r>
    </w:p>
    <w:p w14:paraId="173A48C4" w14:textId="77777777" w:rsidR="00EF6DB1" w:rsidRDefault="00EF6DB1">
      <w:pPr>
        <w:rPr>
          <w:rFonts w:asciiTheme="minorHAnsi" w:hAnsiTheme="minorHAnsi" w:cstheme="minorHAnsi"/>
          <w:b/>
          <w:bCs/>
        </w:rPr>
      </w:pPr>
    </w:p>
    <w:p w14:paraId="32064B77" w14:textId="77777777" w:rsidR="00EF6DB1" w:rsidRDefault="006955B2">
      <w:pPr>
        <w:rPr>
          <w:rFonts w:asciiTheme="minorHAnsi" w:hAnsiTheme="minorHAnsi" w:cstheme="minorHAnsi"/>
        </w:rPr>
      </w:pPr>
      <w:r>
        <w:rPr>
          <w:rFonts w:asciiTheme="minorHAnsi" w:hAnsiTheme="minorHAnsi" w:cstheme="minorHAnsi"/>
          <w:b/>
          <w:bCs/>
        </w:rPr>
        <w:t>Zone 2:</w:t>
      </w:r>
      <w:r>
        <w:rPr>
          <w:rFonts w:asciiTheme="minorHAnsi" w:hAnsiTheme="minorHAnsi" w:cstheme="minorHAnsi"/>
        </w:rPr>
        <w:t xml:space="preserve"> Interface between public areas and restricted areas (waiting room, mock scanner, behavioral testing rooms) where research testing is done and MRI screening is conducted. Visitors and volunteers do not require an escort in Zone 2.</w:t>
      </w:r>
      <w:r>
        <w:rPr>
          <w:rFonts w:asciiTheme="minorHAnsi" w:hAnsiTheme="minorHAnsi" w:cstheme="minorHAnsi"/>
        </w:rPr>
        <w:br/>
      </w:r>
    </w:p>
    <w:p w14:paraId="3689D9EA" w14:textId="77777777" w:rsidR="00EF6DB1" w:rsidRDefault="006955B2">
      <w:pPr>
        <w:rPr>
          <w:rFonts w:asciiTheme="minorHAnsi" w:hAnsiTheme="minorHAnsi" w:cstheme="minorHAnsi"/>
        </w:rPr>
      </w:pPr>
      <w:r>
        <w:rPr>
          <w:rFonts w:asciiTheme="minorHAnsi" w:hAnsiTheme="minorHAnsi" w:cstheme="minorHAnsi"/>
          <w:b/>
          <w:bCs/>
        </w:rPr>
        <w:t>Zone 3:</w:t>
      </w:r>
      <w:r>
        <w:rPr>
          <w:rFonts w:asciiTheme="minorHAnsi" w:hAnsiTheme="minorHAnsi" w:cstheme="minorHAnsi"/>
        </w:rPr>
        <w:t xml:space="preserve"> Restricted area. All visitors and volunteers in Zone 3 (control room, vestibule, and equipment rooms</w:t>
      </w:r>
      <w:r>
        <w:rPr>
          <w:rFonts w:asciiTheme="minorHAnsi" w:hAnsiTheme="minorHAnsi" w:cstheme="minorHAnsi"/>
          <w:iCs/>
        </w:rPr>
        <w:t>)</w:t>
      </w:r>
      <w:r>
        <w:rPr>
          <w:rFonts w:asciiTheme="minorHAnsi" w:hAnsiTheme="minorHAnsi" w:cstheme="minorHAnsi"/>
          <w:i/>
          <w:iCs/>
        </w:rPr>
        <w:t xml:space="preserve"> require escort by authorized personnel </w:t>
      </w:r>
      <w:r>
        <w:rPr>
          <w:rFonts w:asciiTheme="minorHAnsi" w:hAnsiTheme="minorHAnsi" w:cstheme="minorHAnsi"/>
        </w:rPr>
        <w:t>to enter this zone.</w:t>
      </w:r>
    </w:p>
    <w:p w14:paraId="6179BCFF" w14:textId="77777777" w:rsidR="00EF6DB1" w:rsidRDefault="006955B2">
      <w:pPr>
        <w:pStyle w:val="ListParagraph"/>
        <w:numPr>
          <w:ilvl w:val="0"/>
          <w:numId w:val="14"/>
        </w:numPr>
        <w:rPr>
          <w:rFonts w:asciiTheme="minorHAnsi" w:hAnsiTheme="minorHAnsi" w:cstheme="minorHAnsi"/>
        </w:rPr>
      </w:pPr>
      <w:r>
        <w:rPr>
          <w:rFonts w:asciiTheme="minorHAnsi" w:hAnsiTheme="minorHAnsi" w:cstheme="minorHAnsi"/>
        </w:rPr>
        <w:t>Volunteers should be screened before entering Zone 3.</w:t>
      </w:r>
    </w:p>
    <w:p w14:paraId="16547E6C" w14:textId="77777777" w:rsidR="00EF6DB1" w:rsidRDefault="006955B2">
      <w:pPr>
        <w:pStyle w:val="ListParagraph"/>
        <w:numPr>
          <w:ilvl w:val="0"/>
          <w:numId w:val="14"/>
        </w:numPr>
        <w:rPr>
          <w:rFonts w:asciiTheme="minorHAnsi" w:hAnsiTheme="minorHAnsi" w:cstheme="minorHAnsi"/>
        </w:rPr>
      </w:pPr>
      <w:r>
        <w:rPr>
          <w:rFonts w:asciiTheme="minorHAnsi" w:hAnsiTheme="minorHAnsi" w:cstheme="minorHAnsi"/>
        </w:rPr>
        <w:t xml:space="preserve">Volunteers </w:t>
      </w:r>
      <w:r>
        <w:rPr>
          <w:rFonts w:asciiTheme="minorHAnsi" w:hAnsiTheme="minorHAnsi" w:cstheme="minorHAnsi"/>
          <w:i/>
        </w:rPr>
        <w:t>must</w:t>
      </w:r>
      <w:r>
        <w:rPr>
          <w:rFonts w:asciiTheme="minorHAnsi" w:hAnsiTheme="minorHAnsi" w:cstheme="minorHAnsi"/>
        </w:rPr>
        <w:t xml:space="preserve"> be screened before entering the vestibule.</w:t>
      </w:r>
    </w:p>
    <w:p w14:paraId="4282AB68" w14:textId="77777777" w:rsidR="00EF6DB1" w:rsidRDefault="00EF6DB1">
      <w:pPr>
        <w:rPr>
          <w:rFonts w:asciiTheme="minorHAnsi" w:hAnsiTheme="minorHAnsi" w:cstheme="minorHAnsi"/>
          <w:b/>
          <w:bCs/>
        </w:rPr>
      </w:pPr>
    </w:p>
    <w:p w14:paraId="29F69B23" w14:textId="77777777" w:rsidR="00EF6DB1" w:rsidRDefault="006955B2">
      <w:pPr>
        <w:rPr>
          <w:rFonts w:asciiTheme="minorHAnsi" w:hAnsiTheme="minorHAnsi" w:cstheme="minorHAnsi"/>
        </w:rPr>
      </w:pPr>
      <w:r>
        <w:rPr>
          <w:rFonts w:asciiTheme="minorHAnsi" w:hAnsiTheme="minorHAnsi" w:cstheme="minorHAnsi"/>
          <w:b/>
          <w:bCs/>
        </w:rPr>
        <w:t>Zone 4:</w:t>
      </w:r>
      <w:r>
        <w:rPr>
          <w:rFonts w:asciiTheme="minorHAnsi" w:hAnsiTheme="minorHAnsi" w:cstheme="minorHAnsi"/>
        </w:rPr>
        <w:t xml:space="preserve"> Highly Restricted Area! MRI Magnet Room. </w:t>
      </w:r>
      <w:r>
        <w:rPr>
          <w:rFonts w:asciiTheme="minorHAnsi" w:hAnsiTheme="minorHAnsi" w:cstheme="minorHAnsi"/>
          <w:bCs/>
          <w:u w:val="single"/>
        </w:rPr>
        <w:t>All</w:t>
      </w:r>
      <w:r>
        <w:rPr>
          <w:rFonts w:asciiTheme="minorHAnsi" w:hAnsiTheme="minorHAnsi" w:cstheme="minorHAnsi"/>
          <w:b/>
          <w:bCs/>
        </w:rPr>
        <w:t xml:space="preserve"> </w:t>
      </w:r>
      <w:r>
        <w:rPr>
          <w:rFonts w:asciiTheme="minorHAnsi" w:hAnsiTheme="minorHAnsi" w:cstheme="minorHAnsi"/>
        </w:rPr>
        <w:t xml:space="preserve">persons entering Zone 4, including researchers, volunteers and special visitors </w:t>
      </w:r>
      <w:r>
        <w:rPr>
          <w:rFonts w:asciiTheme="minorHAnsi" w:hAnsiTheme="minorHAnsi" w:cstheme="minorHAnsi"/>
          <w:bCs/>
          <w:u w:val="single"/>
        </w:rPr>
        <w:t>must</w:t>
      </w:r>
      <w:r>
        <w:rPr>
          <w:rFonts w:asciiTheme="minorHAnsi" w:hAnsiTheme="minorHAnsi" w:cstheme="minorHAnsi"/>
          <w:b/>
          <w:bCs/>
        </w:rPr>
        <w:t xml:space="preserve"> </w:t>
      </w:r>
      <w:r>
        <w:rPr>
          <w:rFonts w:asciiTheme="minorHAnsi" w:hAnsiTheme="minorHAnsi" w:cstheme="minorHAnsi"/>
        </w:rPr>
        <w:t xml:space="preserve">fill out and sign an appropriate screening form. </w:t>
      </w:r>
    </w:p>
    <w:p w14:paraId="74AA45D5" w14:textId="5F5FBCAD" w:rsidR="00EF6DB1" w:rsidRDefault="006955B2">
      <w:pPr>
        <w:pStyle w:val="ListParagraph"/>
        <w:numPr>
          <w:ilvl w:val="0"/>
          <w:numId w:val="15"/>
        </w:numPr>
        <w:rPr>
          <w:rFonts w:asciiTheme="minorHAnsi" w:hAnsiTheme="minorHAnsi" w:cstheme="minorHAnsi"/>
        </w:rPr>
      </w:pPr>
      <w:r>
        <w:rPr>
          <w:rFonts w:asciiTheme="minorHAnsi" w:hAnsiTheme="minorHAnsi" w:cstheme="minorHAnsi"/>
          <w:u w:val="single"/>
        </w:rPr>
        <w:t>Absolutely No Admittance without proper screening and escort by authorized personnel</w:t>
      </w:r>
      <w:r>
        <w:rPr>
          <w:rFonts w:asciiTheme="minorHAnsi" w:hAnsiTheme="minorHAnsi" w:cstheme="minorHAnsi"/>
        </w:rPr>
        <w:t xml:space="preserve"> (</w:t>
      </w:r>
      <w:r w:rsidR="00194471">
        <w:rPr>
          <w:rFonts w:asciiTheme="minorHAnsi" w:hAnsiTheme="minorHAnsi" w:cstheme="minorHAnsi"/>
        </w:rPr>
        <w:t>T</w:t>
      </w:r>
      <w:r>
        <w:rPr>
          <w:rFonts w:asciiTheme="minorHAnsi" w:hAnsiTheme="minorHAnsi" w:cstheme="minorHAnsi"/>
        </w:rPr>
        <w:t>echnologist or Level 3 personnel).</w:t>
      </w:r>
    </w:p>
    <w:p w14:paraId="4345FE74" w14:textId="77777777" w:rsidR="00EF6DB1" w:rsidRDefault="00EF6DB1">
      <w:pPr>
        <w:rPr>
          <w:rFonts w:asciiTheme="minorHAnsi" w:hAnsiTheme="minorHAnsi" w:cstheme="minorHAnsi"/>
        </w:rPr>
      </w:pPr>
    </w:p>
    <w:p w14:paraId="6F3F8E91" w14:textId="77777777" w:rsidR="00EF6DB1" w:rsidRDefault="006955B2">
      <w:pPr>
        <w:jc w:val="center"/>
        <w:rPr>
          <w:rFonts w:asciiTheme="minorHAnsi" w:hAnsiTheme="minorHAnsi" w:cstheme="minorHAnsi"/>
        </w:rPr>
      </w:pPr>
      <w:r>
        <w:rPr>
          <w:noProof/>
        </w:rPr>
        <w:drawing>
          <wp:inline distT="0" distB="0" distL="0" distR="0" wp14:anchorId="3FF75CF0" wp14:editId="0FB547AB">
            <wp:extent cx="1983740" cy="393827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43"/>
                    <a:stretch>
                      <a:fillRect/>
                    </a:stretch>
                  </pic:blipFill>
                  <pic:spPr bwMode="auto">
                    <a:xfrm>
                      <a:off x="0" y="0"/>
                      <a:ext cx="1983740" cy="3938270"/>
                    </a:xfrm>
                    <a:prstGeom prst="rect">
                      <a:avLst/>
                    </a:prstGeom>
                  </pic:spPr>
                </pic:pic>
              </a:graphicData>
            </a:graphic>
          </wp:inline>
        </w:drawing>
      </w:r>
    </w:p>
    <w:p w14:paraId="744D3620" w14:textId="77777777" w:rsidR="00EF6DB1" w:rsidRDefault="006955B2" w:rsidP="00D115BD">
      <w:pPr>
        <w:pStyle w:val="Heading2"/>
      </w:pPr>
      <w:bookmarkStart w:id="362" w:name="_Toc532337976"/>
      <w:r>
        <w:lastRenderedPageBreak/>
        <w:t>3.4</w:t>
      </w:r>
      <w:r>
        <w:tab/>
        <w:t>Personnel Categories &amp; Safety Training</w:t>
      </w:r>
      <w:bookmarkEnd w:id="362"/>
    </w:p>
    <w:p w14:paraId="512267BB" w14:textId="77777777" w:rsidR="00EF6DB1" w:rsidRDefault="00EF6DB1">
      <w:pPr>
        <w:pStyle w:val="NormalWeb"/>
        <w:spacing w:beforeAutospacing="0" w:afterAutospacing="0"/>
        <w:rPr>
          <w:rStyle w:val="apple-tab-span"/>
          <w:rFonts w:asciiTheme="minorHAnsi" w:hAnsiTheme="minorHAnsi" w:cstheme="minorHAnsi"/>
          <w:color w:val="000000"/>
        </w:rPr>
      </w:pPr>
    </w:p>
    <w:p w14:paraId="2FF23F63" w14:textId="77777777" w:rsidR="00EF6DB1" w:rsidRDefault="006955B2">
      <w:pPr>
        <w:pStyle w:val="NormalWeb"/>
        <w:spacing w:beforeAutospacing="0" w:afterAutospacing="0"/>
        <w:rPr>
          <w:rFonts w:asciiTheme="minorHAnsi" w:hAnsiTheme="minorHAnsi" w:cstheme="minorHAnsi"/>
          <w:color w:val="000000"/>
        </w:rPr>
      </w:pPr>
      <w:r>
        <w:rPr>
          <w:rFonts w:asciiTheme="minorHAnsi" w:hAnsiTheme="minorHAnsi" w:cstheme="minorHAnsi"/>
          <w:color w:val="000000"/>
        </w:rPr>
        <w:t xml:space="preserve">The BRIDGE Center has a categorical scheme for those who enter the MRI suite. The scheme has a hierarchical character with increasing levels of training and commensurate permission to use the facilities and facility equipment. </w:t>
      </w:r>
    </w:p>
    <w:p w14:paraId="7B767341" w14:textId="77777777" w:rsidR="00EF6DB1" w:rsidRDefault="006955B2">
      <w:pPr>
        <w:pStyle w:val="NormalWeb"/>
        <w:spacing w:beforeAutospacing="0" w:afterAutospacing="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p>
    <w:p w14:paraId="0A3090F5"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Volunteer</w:t>
      </w:r>
      <w:r>
        <w:rPr>
          <w:rFonts w:asciiTheme="minorHAnsi" w:hAnsiTheme="minorHAnsi" w:cstheme="minorHAnsi"/>
          <w:color w:val="000000"/>
        </w:rPr>
        <w:t xml:space="preserve">: Individual who provides informed, written consent to participate in approved research protocols. This category also includes individuals being scanned for the purposes of testing scanner protocols or equipment who must also sign a consent form. </w:t>
      </w:r>
    </w:p>
    <w:p w14:paraId="0435C2BA"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signed an IRB approved consent form to participate in an MRI scan or research protocol.</w:t>
      </w:r>
    </w:p>
    <w:p w14:paraId="1D7C0422"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a signed and complete MRI Screening Form approved by an MRI Operator to enter Zone 3 or Zone 4 (Magnet Room).</w:t>
      </w:r>
    </w:p>
    <w:p w14:paraId="39B7466C"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Must always be accompanied and supervised in Zone 3 or Zone 4 by an MRI Operator. </w:t>
      </w:r>
    </w:p>
    <w:p w14:paraId="47156E4F" w14:textId="77777777" w:rsidR="00EF6DB1" w:rsidRDefault="006955B2">
      <w:pPr>
        <w:pStyle w:val="NormalWeb"/>
        <w:spacing w:beforeAutospacing="0" w:afterAutospacing="0"/>
        <w:ind w:left="108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p>
    <w:p w14:paraId="1C3594B5"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Visitor</w:t>
      </w:r>
      <w:r>
        <w:rPr>
          <w:rFonts w:asciiTheme="minorHAnsi" w:hAnsiTheme="minorHAnsi" w:cstheme="minorHAnsi"/>
          <w:color w:val="000000"/>
        </w:rPr>
        <w:t>: Individual without any or incomplete training related to MR safety, human subject participation or experimental animal research participation.</w:t>
      </w:r>
    </w:p>
    <w:p w14:paraId="4E96AC95"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a signed and complete MRI Screening Form approved by an MRI Operator to enter Zone 3 or Zone 4 (Magnet Room).</w:t>
      </w:r>
    </w:p>
    <w:p w14:paraId="0567BF40"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always be accompanied and supervised in Zone 3 or Zone 4 by an MRI Operator.</w:t>
      </w:r>
    </w:p>
    <w:p w14:paraId="7820BC09"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May not consent volunteers at the BRIDGE Center or directly participate in human subjects research.</w:t>
      </w:r>
    </w:p>
    <w:p w14:paraId="1ADA918B" w14:textId="77777777" w:rsidR="00EF6DB1" w:rsidRDefault="00EF6DB1">
      <w:pPr>
        <w:pStyle w:val="NormalWeb"/>
        <w:spacing w:beforeAutospacing="0" w:afterAutospacing="0"/>
        <w:ind w:left="360"/>
        <w:rPr>
          <w:rStyle w:val="apple-tab-span"/>
          <w:rFonts w:asciiTheme="minorHAnsi" w:hAnsiTheme="minorHAnsi" w:cstheme="minorHAnsi"/>
          <w:color w:val="000000"/>
        </w:rPr>
      </w:pPr>
    </w:p>
    <w:p w14:paraId="4E0E471B" w14:textId="77777777" w:rsidR="00EF6DB1" w:rsidRDefault="006955B2">
      <w:pPr>
        <w:pStyle w:val="NormalWeb"/>
        <w:spacing w:beforeAutospacing="0" w:afterAutospacing="0"/>
        <w:ind w:left="360"/>
        <w:rPr>
          <w:rFonts w:asciiTheme="minorHAnsi" w:hAnsiTheme="minorHAnsi" w:cstheme="minorHAnsi"/>
          <w:color w:val="000000"/>
        </w:rPr>
      </w:pPr>
      <w:del w:id="363" w:author="John Pyles" w:date="2018-12-11T19:58:00Z">
        <w:r w:rsidDel="00CF23BF">
          <w:rPr>
            <w:rFonts w:asciiTheme="minorHAnsi" w:hAnsiTheme="minorHAnsi" w:cstheme="minorHAnsi"/>
            <w:b/>
            <w:bCs/>
            <w:color w:val="000000"/>
          </w:rPr>
          <w:delText xml:space="preserve">MRI </w:delText>
        </w:r>
      </w:del>
      <w:r>
        <w:rPr>
          <w:rFonts w:asciiTheme="minorHAnsi" w:hAnsiTheme="minorHAnsi" w:cstheme="minorHAnsi"/>
          <w:b/>
          <w:bCs/>
          <w:color w:val="000000"/>
        </w:rPr>
        <w:t>Basic Researcher (Level 1)</w:t>
      </w:r>
      <w:r>
        <w:rPr>
          <w:rFonts w:asciiTheme="minorHAnsi" w:hAnsiTheme="minorHAnsi" w:cstheme="minorHAnsi"/>
          <w:color w:val="000000"/>
        </w:rPr>
        <w:t xml:space="preserve">: </w:t>
      </w:r>
      <w:r>
        <w:rPr>
          <w:rFonts w:asciiTheme="minorHAnsi" w:hAnsiTheme="minorHAnsi" w:cstheme="minorHAnsi"/>
          <w:i/>
          <w:color w:val="000000"/>
          <w:u w:val="single"/>
        </w:rPr>
        <w:t xml:space="preserve">Not currently in typical use at the Wean </w:t>
      </w:r>
      <w:proofErr w:type="spellStart"/>
      <w:r>
        <w:rPr>
          <w:rFonts w:asciiTheme="minorHAnsi" w:hAnsiTheme="minorHAnsi" w:cstheme="minorHAnsi"/>
          <w:i/>
          <w:color w:val="000000"/>
          <w:u w:val="single"/>
        </w:rPr>
        <w:t>Verio</w:t>
      </w:r>
      <w:proofErr w:type="spellEnd"/>
      <w:r>
        <w:rPr>
          <w:rFonts w:asciiTheme="minorHAnsi" w:hAnsiTheme="minorHAnsi" w:cstheme="minorHAnsi"/>
          <w:i/>
          <w:color w:val="000000"/>
          <w:u w:val="single"/>
        </w:rPr>
        <w:t>.</w:t>
      </w:r>
      <w:r>
        <w:rPr>
          <w:rFonts w:asciiTheme="minorHAnsi" w:hAnsiTheme="minorHAnsi" w:cstheme="minorHAnsi"/>
          <w:i/>
          <w:color w:val="000000"/>
        </w:rPr>
        <w:t xml:space="preserve"> </w:t>
      </w:r>
      <w:r>
        <w:rPr>
          <w:rFonts w:asciiTheme="minorHAnsi" w:hAnsiTheme="minorHAnsi" w:cstheme="minorHAnsi"/>
          <w:color w:val="000000"/>
        </w:rPr>
        <w:t>New researchers should be Level 2 safety trained.</w:t>
      </w:r>
    </w:p>
    <w:p w14:paraId="14CAA6D6" w14:textId="77777777" w:rsidR="00EF6DB1" w:rsidRDefault="006955B2">
      <w:pPr>
        <w:pStyle w:val="NormalWeb"/>
        <w:spacing w:beforeAutospacing="0" w:afterAutospacing="0"/>
        <w:ind w:left="360"/>
        <w:textAlignment w:val="baseline"/>
        <w:rPr>
          <w:rFonts w:asciiTheme="minorHAnsi" w:hAnsiTheme="minorHAnsi" w:cstheme="minorHAnsi"/>
          <w:i/>
          <w:color w:val="000000"/>
        </w:rPr>
      </w:pPr>
      <w:r>
        <w:rPr>
          <w:rFonts w:asciiTheme="minorHAnsi" w:hAnsiTheme="minorHAnsi" w:cstheme="minorHAnsi"/>
          <w:i/>
          <w:color w:val="000000"/>
        </w:rPr>
        <w:t>Requirements:</w:t>
      </w:r>
    </w:p>
    <w:p w14:paraId="3D6F12EB" w14:textId="351C76D2" w:rsidR="00EF6DB1" w:rsidRDefault="006955B2">
      <w:pPr>
        <w:pStyle w:val="NormalWeb"/>
        <w:numPr>
          <w:ilvl w:val="0"/>
          <w:numId w:val="22"/>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attended the Basic Safety Training Class</w:t>
      </w:r>
      <w:r w:rsidR="00DA33DF">
        <w:rPr>
          <w:rFonts w:asciiTheme="minorHAnsi" w:hAnsiTheme="minorHAnsi" w:cstheme="minorHAnsi"/>
          <w:color w:val="000000"/>
        </w:rPr>
        <w:t xml:space="preserve"> or online class</w:t>
      </w:r>
      <w:r>
        <w:rPr>
          <w:rFonts w:asciiTheme="minorHAnsi" w:hAnsiTheme="minorHAnsi" w:cstheme="minorHAnsi"/>
          <w:color w:val="000000"/>
        </w:rPr>
        <w:t xml:space="preserve"> </w:t>
      </w:r>
      <w:r>
        <w:rPr>
          <w:rFonts w:asciiTheme="minorHAnsi" w:hAnsiTheme="minorHAnsi" w:cstheme="minorHAnsi"/>
          <w:color w:val="000000"/>
          <w:u w:val="single"/>
        </w:rPr>
        <w:t>or</w:t>
      </w:r>
      <w:r>
        <w:rPr>
          <w:rFonts w:asciiTheme="minorHAnsi" w:hAnsiTheme="minorHAnsi" w:cstheme="minorHAnsi"/>
          <w:color w:val="000000"/>
        </w:rPr>
        <w:t xml:space="preserve"> equivalent class approved </w:t>
      </w:r>
      <w:r>
        <w:rPr>
          <w:rFonts w:asciiTheme="minorHAnsi" w:hAnsiTheme="minorHAnsi" w:cstheme="minorHAnsi"/>
          <w:color w:val="000000"/>
          <w:u w:val="single"/>
        </w:rPr>
        <w:t>or</w:t>
      </w:r>
      <w:r>
        <w:rPr>
          <w:rFonts w:asciiTheme="minorHAnsi" w:hAnsiTheme="minorHAnsi" w:cstheme="minorHAnsi"/>
          <w:color w:val="000000"/>
        </w:rPr>
        <w:t xml:space="preserve"> received one on one training from the Safety Officer or Scientific Operations Director.</w:t>
      </w:r>
    </w:p>
    <w:p w14:paraId="69359D88" w14:textId="77777777" w:rsidR="00EF6DB1" w:rsidRDefault="006955B2">
      <w:pPr>
        <w:pStyle w:val="NormalWeb"/>
        <w:numPr>
          <w:ilvl w:val="0"/>
          <w:numId w:val="22"/>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Is listed on an approved and current IRB protocol and EUA (if applicable). </w:t>
      </w:r>
    </w:p>
    <w:p w14:paraId="48E95448" w14:textId="77777777" w:rsidR="00EF6DB1" w:rsidRDefault="006955B2">
      <w:pPr>
        <w:pStyle w:val="NormalWeb"/>
        <w:spacing w:beforeAutospacing="0" w:afterAutospacing="0"/>
        <w:ind w:left="1080"/>
        <w:rPr>
          <w:rFonts w:asciiTheme="minorHAnsi" w:hAnsiTheme="minorHAnsi" w:cstheme="minorHAnsi"/>
        </w:rPr>
      </w:pPr>
      <w:r>
        <w:rPr>
          <w:rFonts w:asciiTheme="minorHAnsi" w:hAnsiTheme="minorHAnsi" w:cstheme="minorHAnsi"/>
          <w:i/>
          <w:iCs/>
          <w:color w:val="000000"/>
        </w:rPr>
        <w:t>Wean Privileges:</w:t>
      </w:r>
    </w:p>
    <w:p w14:paraId="3A531AE2" w14:textId="77777777" w:rsidR="00EF6DB1" w:rsidRDefault="006955B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Escort subjects to waiting room.</w:t>
      </w:r>
    </w:p>
    <w:p w14:paraId="213B29F1" w14:textId="77777777" w:rsidR="00EF6DB1" w:rsidRDefault="006955B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Enter the control room without requiring MRI Operator permission.</w:t>
      </w:r>
    </w:p>
    <w:p w14:paraId="45D65633" w14:textId="3A463CD5" w:rsidR="00F2047C" w:rsidRPr="00F2047C" w:rsidRDefault="00F2047C" w:rsidP="00F2047C">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sidRPr="00F2047C">
        <w:rPr>
          <w:rFonts w:asciiTheme="minorHAnsi" w:hAnsiTheme="minorHAnsi" w:cstheme="minorHAnsi"/>
          <w:color w:val="000000"/>
        </w:rPr>
        <w:t>Access to testing rooms and Mock Scanner.</w:t>
      </w:r>
    </w:p>
    <w:p w14:paraId="1B0E6819" w14:textId="77777777" w:rsidR="00EF6DB1" w:rsidRPr="00F2047C" w:rsidRDefault="006955B2" w:rsidP="00A20B6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sidRPr="00F2047C">
        <w:rPr>
          <w:rFonts w:asciiTheme="minorHAnsi" w:hAnsiTheme="minorHAnsi" w:cstheme="minorHAnsi"/>
          <w:color w:val="000000"/>
        </w:rPr>
        <w:t>Assist with consent and screening of subjects.</w:t>
      </w:r>
    </w:p>
    <w:p w14:paraId="12BC5563" w14:textId="77777777" w:rsidR="00EF6DB1" w:rsidRDefault="006955B2">
      <w:pPr>
        <w:pStyle w:val="NormalWeb"/>
        <w:spacing w:beforeAutospacing="0" w:afterAutospacing="0"/>
        <w:ind w:left="36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p>
    <w:p w14:paraId="5E246352" w14:textId="77777777" w:rsidR="00EF6DB1" w:rsidRDefault="006955B2">
      <w:pPr>
        <w:pStyle w:val="NormalWeb"/>
        <w:spacing w:beforeAutospacing="0" w:afterAutospacing="0"/>
        <w:ind w:left="360"/>
        <w:rPr>
          <w:rFonts w:asciiTheme="minorHAnsi" w:hAnsiTheme="minorHAnsi" w:cstheme="minorHAnsi"/>
          <w:i/>
          <w:color w:val="000000"/>
        </w:rPr>
      </w:pPr>
      <w:del w:id="364" w:author="John Pyles" w:date="2018-12-11T19:59:00Z">
        <w:r w:rsidDel="00CF23BF">
          <w:rPr>
            <w:rFonts w:asciiTheme="minorHAnsi" w:hAnsiTheme="minorHAnsi" w:cstheme="minorHAnsi"/>
            <w:b/>
            <w:bCs/>
            <w:color w:val="000000"/>
          </w:rPr>
          <w:delText xml:space="preserve">MRI </w:delText>
        </w:r>
      </w:del>
      <w:r>
        <w:rPr>
          <w:rFonts w:asciiTheme="minorHAnsi" w:hAnsiTheme="minorHAnsi" w:cstheme="minorHAnsi"/>
          <w:b/>
          <w:bCs/>
          <w:color w:val="000000"/>
        </w:rPr>
        <w:t>Researcher (Level 2)</w:t>
      </w:r>
      <w:r>
        <w:rPr>
          <w:rFonts w:asciiTheme="minorHAnsi" w:hAnsiTheme="minorHAnsi" w:cstheme="minorHAnsi"/>
          <w:color w:val="000000"/>
        </w:rPr>
        <w:t xml:space="preserve">: This is the typical safety training level for researchers running studies at the BRIDGE Center. </w:t>
      </w:r>
      <w:r>
        <w:rPr>
          <w:rFonts w:asciiTheme="minorHAnsi" w:hAnsiTheme="minorHAnsi" w:cstheme="minorHAnsi"/>
          <w:i/>
          <w:color w:val="000000"/>
          <w:u w:val="single"/>
        </w:rPr>
        <w:t>Individuals must have Level 2 training to conduct studies at the BRIDGE Center as the “second person” with an MRI Operator.</w:t>
      </w:r>
    </w:p>
    <w:p w14:paraId="35032F02"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i/>
          <w:color w:val="000000"/>
        </w:rPr>
        <w:t>Requirements:</w:t>
      </w:r>
      <w:r>
        <w:rPr>
          <w:rFonts w:asciiTheme="minorHAnsi" w:hAnsiTheme="minorHAnsi" w:cstheme="minorHAnsi"/>
          <w:color w:val="000000"/>
        </w:rPr>
        <w:t xml:space="preserve"> </w:t>
      </w:r>
    </w:p>
    <w:p w14:paraId="562F40FC"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Have attended the Safety Training Class </w:t>
      </w:r>
      <w:r>
        <w:rPr>
          <w:rFonts w:asciiTheme="minorHAnsi" w:hAnsiTheme="minorHAnsi" w:cstheme="minorHAnsi"/>
          <w:color w:val="000000"/>
          <w:u w:val="single"/>
        </w:rPr>
        <w:t>or</w:t>
      </w:r>
      <w:r>
        <w:rPr>
          <w:rFonts w:asciiTheme="minorHAnsi" w:hAnsiTheme="minorHAnsi" w:cstheme="minorHAnsi"/>
          <w:color w:val="000000"/>
        </w:rPr>
        <w:t xml:space="preserve"> received one on one training from the Safety Officer or Scientific Operations Director.</w:t>
      </w:r>
    </w:p>
    <w:p w14:paraId="6DDCD48B"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passed the Safety Quiz.</w:t>
      </w:r>
    </w:p>
    <w:p w14:paraId="4BD2BFE6"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 complete MRI Screening Form approved by an MRI Operator on file.</w:t>
      </w:r>
    </w:p>
    <w:p w14:paraId="6F18A781"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lastRenderedPageBreak/>
        <w:t xml:space="preserve">Is listed on an approved and current IRB protocol and EUA (if applicable). </w:t>
      </w:r>
    </w:p>
    <w:p w14:paraId="1FDEEE9C"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 MRI Researcher authorization form signed by the Safety Officer, Scientific Operations Director, or Co-Director on file.</w:t>
      </w:r>
    </w:p>
    <w:p w14:paraId="46749C21"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Is trained to assist the MRI Operator in an emergency situation and able to enter the Magnet Room (Zone 4).</w:t>
      </w:r>
    </w:p>
    <w:p w14:paraId="02968671" w14:textId="77777777" w:rsidR="00EF6DB1" w:rsidRDefault="006955B2">
      <w:pPr>
        <w:pStyle w:val="NormalWeb"/>
        <w:spacing w:beforeAutospacing="0" w:afterAutospacing="0"/>
        <w:ind w:left="1080"/>
        <w:rPr>
          <w:rFonts w:asciiTheme="minorHAnsi" w:hAnsiTheme="minorHAnsi" w:cstheme="minorHAnsi"/>
        </w:rPr>
      </w:pPr>
      <w:r>
        <w:rPr>
          <w:rFonts w:asciiTheme="minorHAnsi" w:hAnsiTheme="minorHAnsi" w:cstheme="minorHAnsi"/>
          <w:i/>
          <w:iCs/>
          <w:color w:val="000000"/>
        </w:rPr>
        <w:t>Wean Privileges:</w:t>
      </w:r>
    </w:p>
    <w:p w14:paraId="63B05878"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Access to testing rooms and Mock Scanner.</w:t>
      </w:r>
    </w:p>
    <w:p w14:paraId="7F3ECF01"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Assist with consent and screening of subjects.</w:t>
      </w:r>
    </w:p>
    <w:p w14:paraId="27986149"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enter the control room without requiring MRI Operator permission.</w:t>
      </w:r>
    </w:p>
    <w:p w14:paraId="1BD8F42E" w14:textId="2A83A910"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enter the Magnet Room</w:t>
      </w:r>
      <w:r w:rsidR="007B6BA9">
        <w:rPr>
          <w:rFonts w:asciiTheme="minorHAnsi" w:hAnsiTheme="minorHAnsi" w:cstheme="minorHAnsi"/>
          <w:color w:val="000000"/>
        </w:rPr>
        <w:t xml:space="preserve"> (Zone 4)</w:t>
      </w:r>
      <w:r>
        <w:rPr>
          <w:rFonts w:asciiTheme="minorHAnsi" w:hAnsiTheme="minorHAnsi" w:cstheme="minorHAnsi"/>
          <w:color w:val="000000"/>
        </w:rPr>
        <w:t>.</w:t>
      </w:r>
    </w:p>
    <w:p w14:paraId="6D1C4733"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conduct studies alone with the MRI Operator. (Be the “second person”.)</w:t>
      </w:r>
    </w:p>
    <w:p w14:paraId="70E45C19" w14:textId="77777777" w:rsidR="00EF6DB1" w:rsidRDefault="00EF6DB1">
      <w:pPr>
        <w:ind w:left="360"/>
        <w:rPr>
          <w:rFonts w:asciiTheme="minorHAnsi" w:hAnsiTheme="minorHAnsi" w:cstheme="minorHAnsi"/>
        </w:rPr>
      </w:pPr>
    </w:p>
    <w:p w14:paraId="03AE0C91" w14:textId="4A4A0883"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MR</w:t>
      </w:r>
      <w:r w:rsidR="00387726">
        <w:rPr>
          <w:rFonts w:asciiTheme="minorHAnsi" w:hAnsiTheme="minorHAnsi" w:cstheme="minorHAnsi"/>
          <w:b/>
          <w:bCs/>
          <w:color w:val="000000"/>
        </w:rPr>
        <w:t>I</w:t>
      </w:r>
      <w:r>
        <w:rPr>
          <w:rFonts w:asciiTheme="minorHAnsi" w:hAnsiTheme="minorHAnsi" w:cstheme="minorHAnsi"/>
          <w:b/>
          <w:bCs/>
          <w:color w:val="000000"/>
        </w:rPr>
        <w:t xml:space="preserve"> Operator (Level 3)</w:t>
      </w:r>
      <w:r>
        <w:rPr>
          <w:rFonts w:asciiTheme="minorHAnsi" w:hAnsiTheme="minorHAnsi" w:cstheme="minorHAnsi"/>
          <w:color w:val="000000"/>
        </w:rPr>
        <w:t>: Individual who is approved to run the MRI console and fulfill the responsibilities of the MRI Operator defined above.</w:t>
      </w:r>
    </w:p>
    <w:p w14:paraId="4724D64A" w14:textId="77777777" w:rsidR="00EF6DB1" w:rsidRDefault="006955B2">
      <w:pPr>
        <w:pStyle w:val="NormalWeb"/>
        <w:numPr>
          <w:ilvl w:val="0"/>
          <w:numId w:val="20"/>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i/>
          <w:color w:val="000000"/>
        </w:rPr>
        <w:t>Currently MR Center Staff Only:</w:t>
      </w:r>
      <w:r>
        <w:rPr>
          <w:rFonts w:asciiTheme="minorHAnsi" w:hAnsiTheme="minorHAnsi" w:cstheme="minorHAnsi"/>
          <w:color w:val="000000"/>
        </w:rPr>
        <w:t xml:space="preserve"> Technologists, Scientific Operations Director, Technical Manager</w:t>
      </w:r>
    </w:p>
    <w:p w14:paraId="6B3DB6E3" w14:textId="77777777" w:rsidR="00EF6DB1" w:rsidRDefault="00EF6DB1">
      <w:pPr>
        <w:spacing w:after="240"/>
        <w:ind w:left="360"/>
        <w:rPr>
          <w:rFonts w:asciiTheme="minorHAnsi" w:hAnsiTheme="minorHAnsi" w:cstheme="minorHAnsi"/>
        </w:rPr>
      </w:pPr>
    </w:p>
    <w:p w14:paraId="399E12C8"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Safety Level Training Transition Period</w:t>
      </w:r>
    </w:p>
    <w:p w14:paraId="0043674A" w14:textId="5E4483F6"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 xml:space="preserve">A transition period is provided to allow researchers who have completed the previous safety curriculum for scanning on the Wean </w:t>
      </w:r>
      <w:proofErr w:type="spellStart"/>
      <w:r>
        <w:rPr>
          <w:rFonts w:asciiTheme="minorHAnsi" w:hAnsiTheme="minorHAnsi" w:cstheme="minorHAnsi"/>
          <w:color w:val="000000"/>
        </w:rPr>
        <w:t>Verio</w:t>
      </w:r>
      <w:proofErr w:type="spellEnd"/>
      <w:r>
        <w:rPr>
          <w:rFonts w:asciiTheme="minorHAnsi" w:hAnsiTheme="minorHAnsi" w:cstheme="minorHAnsi"/>
          <w:color w:val="000000"/>
        </w:rPr>
        <w:t xml:space="preserve"> to fulfill the new MRI Researcher (Level 2) requirements. Researchers who have completed the previous safety training </w:t>
      </w:r>
      <w:r w:rsidR="0091282F">
        <w:rPr>
          <w:rFonts w:asciiTheme="minorHAnsi" w:hAnsiTheme="minorHAnsi" w:cstheme="minorHAnsi"/>
          <w:color w:val="000000"/>
        </w:rPr>
        <w:t xml:space="preserve">or safety training at NIC </w:t>
      </w:r>
      <w:r>
        <w:rPr>
          <w:rFonts w:asciiTheme="minorHAnsi" w:hAnsiTheme="minorHAnsi" w:cstheme="minorHAnsi"/>
          <w:color w:val="000000"/>
        </w:rPr>
        <w:t xml:space="preserve">are considered Level 1 Basic Researchers, but continue to retain their current privileges during the transition period. </w:t>
      </w:r>
    </w:p>
    <w:p w14:paraId="34DE3330" w14:textId="77777777" w:rsidR="00EF6DB1" w:rsidRDefault="006955B2">
      <w:pPr>
        <w:pStyle w:val="NormalWeb"/>
        <w:numPr>
          <w:ilvl w:val="0"/>
          <w:numId w:val="21"/>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researcher will complete an MRI Screening Form the next time they are at the BRIDGE Center in Wean Hall.</w:t>
      </w:r>
    </w:p>
    <w:p w14:paraId="4B5E7FD8" w14:textId="77777777" w:rsidR="00EF6DB1" w:rsidRDefault="006955B2">
      <w:pPr>
        <w:pStyle w:val="NormalWeb"/>
        <w:numPr>
          <w:ilvl w:val="0"/>
          <w:numId w:val="21"/>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By April 1</w:t>
      </w:r>
      <w:r>
        <w:rPr>
          <w:rFonts w:asciiTheme="minorHAnsi" w:hAnsiTheme="minorHAnsi" w:cstheme="minorHAnsi"/>
          <w:color w:val="000000"/>
          <w:vertAlign w:val="superscript"/>
        </w:rPr>
        <w:t>st</w:t>
      </w:r>
      <w:r>
        <w:rPr>
          <w:rFonts w:asciiTheme="minorHAnsi" w:hAnsiTheme="minorHAnsi" w:cstheme="minorHAnsi"/>
          <w:color w:val="000000"/>
        </w:rPr>
        <w:t xml:space="preserve">, 2019 the researcher will complete updated training curriculum either by attending a Safety Training Class </w:t>
      </w:r>
      <w:r>
        <w:rPr>
          <w:rFonts w:asciiTheme="minorHAnsi" w:hAnsiTheme="minorHAnsi" w:cstheme="minorHAnsi"/>
          <w:color w:val="000000"/>
          <w:u w:val="single"/>
        </w:rPr>
        <w:t>or</w:t>
      </w:r>
      <w:r>
        <w:rPr>
          <w:rFonts w:asciiTheme="minorHAnsi" w:hAnsiTheme="minorHAnsi" w:cstheme="minorHAnsi"/>
          <w:color w:val="000000"/>
        </w:rPr>
        <w:t xml:space="preserve"> receiving one on one training from the Safety Officer or Scientific Operations Director. </w:t>
      </w:r>
    </w:p>
    <w:p w14:paraId="035B6DAB" w14:textId="77777777" w:rsidR="00EF6DB1" w:rsidRDefault="00EF6DB1">
      <w:pPr>
        <w:pStyle w:val="BodyTextIndent"/>
        <w:ind w:left="0"/>
        <w:outlineLvl w:val="0"/>
        <w:rPr>
          <w:rFonts w:asciiTheme="minorHAnsi" w:hAnsiTheme="minorHAnsi" w:cstheme="minorHAnsi"/>
        </w:rPr>
      </w:pPr>
    </w:p>
    <w:p w14:paraId="658AF7AF" w14:textId="77777777" w:rsidR="00EF6DB1" w:rsidRDefault="00EF6DB1">
      <w:pPr>
        <w:rPr>
          <w:rFonts w:asciiTheme="minorHAnsi" w:hAnsiTheme="minorHAnsi" w:cstheme="minorHAnsi"/>
        </w:rPr>
      </w:pPr>
    </w:p>
    <w:p w14:paraId="1F4CE81E" w14:textId="77777777" w:rsidR="00EF6DB1" w:rsidRDefault="006955B2" w:rsidP="00D115BD">
      <w:pPr>
        <w:pStyle w:val="Heading2"/>
        <w:rPr>
          <w:rStyle w:val="apple-tab-span"/>
        </w:rPr>
      </w:pPr>
      <w:bookmarkStart w:id="365" w:name="_Toc532337977"/>
      <w:r>
        <w:t>3.5</w:t>
      </w:r>
      <w:r>
        <w:tab/>
        <w:t>MRI Safety Screening</w:t>
      </w:r>
      <w:bookmarkEnd w:id="365"/>
    </w:p>
    <w:p w14:paraId="64717DD2" w14:textId="77777777" w:rsidR="00EF6DB1" w:rsidRDefault="00EF6DB1">
      <w:pPr>
        <w:pStyle w:val="NormalWeb"/>
        <w:spacing w:beforeAutospacing="0" w:afterAutospacing="0"/>
        <w:rPr>
          <w:rStyle w:val="apple-tab-span"/>
          <w:rFonts w:asciiTheme="minorHAnsi" w:hAnsiTheme="minorHAnsi" w:cstheme="minorHAnsi"/>
          <w:color w:val="000000"/>
        </w:rPr>
      </w:pPr>
    </w:p>
    <w:p w14:paraId="70F4C098" w14:textId="77777777" w:rsidR="00EF6DB1" w:rsidRDefault="006955B2">
      <w:pPr>
        <w:pStyle w:val="ListParagraph"/>
        <w:numPr>
          <w:ilvl w:val="0"/>
          <w:numId w:val="15"/>
        </w:numPr>
        <w:rPr>
          <w:rFonts w:asciiTheme="minorHAnsi" w:hAnsiTheme="minorHAnsi" w:cstheme="minorHAnsi"/>
        </w:rPr>
      </w:pPr>
      <w:r>
        <w:rPr>
          <w:rFonts w:asciiTheme="minorHAnsi" w:eastAsiaTheme="minorHAnsi" w:hAnsiTheme="minorHAnsi" w:cstheme="minorHAnsi"/>
          <w:b/>
        </w:rPr>
        <w:t xml:space="preserve">Before anyone (staff, subject, visitor) may enter the magnet room (Zone 4), a screening form must be completed and reviewed by the MR Operator. </w:t>
      </w:r>
      <w:r>
        <w:rPr>
          <w:rFonts w:asciiTheme="minorHAnsi" w:eastAsiaTheme="minorHAnsi" w:hAnsiTheme="minorHAnsi" w:cstheme="minorHAnsi"/>
        </w:rPr>
        <w:t>For persons who are employed by the Center, the form should remain on file at the center, reviewed annually, and updated immediately with any changes that are contra-indications for the MRI environment. Subjects who return for another MRI exam must fill out a new screening form each time they visit or review an existing screening form on file. The screening form must be signed by the subject and the MR Operator who is performing the scan.</w:t>
      </w:r>
    </w:p>
    <w:p w14:paraId="788D8937" w14:textId="77777777" w:rsidR="00EF6DB1" w:rsidRDefault="00EF6DB1">
      <w:pPr>
        <w:rPr>
          <w:rFonts w:asciiTheme="minorHAnsi" w:hAnsiTheme="minorHAnsi" w:cstheme="minorHAnsi"/>
        </w:rPr>
      </w:pPr>
    </w:p>
    <w:p w14:paraId="68D608E0" w14:textId="77777777" w:rsidR="00EF6DB1" w:rsidRDefault="006955B2">
      <w:pPr>
        <w:rPr>
          <w:rFonts w:asciiTheme="minorHAnsi" w:hAnsiTheme="minorHAnsi" w:cstheme="minorHAnsi"/>
          <w:b/>
          <w:i/>
          <w:color w:val="000000"/>
          <w:sz w:val="28"/>
          <w:szCs w:val="28"/>
          <w:u w:val="single"/>
        </w:rPr>
      </w:pPr>
      <w:r>
        <w:rPr>
          <w:rFonts w:asciiTheme="minorHAnsi" w:hAnsiTheme="minorHAnsi" w:cstheme="minorHAnsi"/>
          <w:b/>
          <w:i/>
          <w:color w:val="000000"/>
          <w:sz w:val="28"/>
          <w:szCs w:val="28"/>
          <w:u w:val="single"/>
        </w:rPr>
        <w:t xml:space="preserve">The importance of the MRI safety screening procedure cannot be overstated. </w:t>
      </w:r>
    </w:p>
    <w:p w14:paraId="761F69FD" w14:textId="77777777" w:rsidR="00EF6DB1" w:rsidRDefault="00EF6DB1">
      <w:pPr>
        <w:rPr>
          <w:rFonts w:asciiTheme="minorHAnsi" w:hAnsiTheme="minorHAnsi" w:cs="Verdana"/>
          <w:b/>
          <w:color w:val="000000"/>
          <w:sz w:val="20"/>
          <w:szCs w:val="20"/>
        </w:rPr>
      </w:pPr>
    </w:p>
    <w:p w14:paraId="364B47D7" w14:textId="77777777" w:rsidR="0091282F" w:rsidRDefault="0091282F">
      <w:pPr>
        <w:rPr>
          <w:rFonts w:asciiTheme="minorHAnsi" w:hAnsiTheme="minorHAnsi" w:cstheme="minorHAnsi"/>
          <w:b/>
          <w:color w:val="000000"/>
          <w:u w:val="single"/>
        </w:rPr>
      </w:pPr>
    </w:p>
    <w:p w14:paraId="557445ED" w14:textId="77777777" w:rsidR="0091282F" w:rsidRDefault="0091282F">
      <w:pPr>
        <w:rPr>
          <w:rFonts w:asciiTheme="minorHAnsi" w:hAnsiTheme="minorHAnsi" w:cstheme="minorHAnsi"/>
          <w:b/>
          <w:color w:val="000000"/>
          <w:u w:val="single"/>
        </w:rPr>
      </w:pPr>
    </w:p>
    <w:p w14:paraId="2E320F57" w14:textId="010FC7E5" w:rsidR="00EF6DB1" w:rsidRDefault="006955B2">
      <w:pPr>
        <w:rPr>
          <w:rFonts w:asciiTheme="minorHAnsi" w:hAnsiTheme="minorHAnsi" w:cstheme="minorHAnsi"/>
          <w:color w:val="000000"/>
        </w:rPr>
      </w:pPr>
      <w:r>
        <w:rPr>
          <w:rFonts w:asciiTheme="minorHAnsi" w:hAnsiTheme="minorHAnsi" w:cstheme="minorHAnsi"/>
          <w:b/>
          <w:color w:val="000000"/>
          <w:u w:val="single"/>
        </w:rPr>
        <w:t>Metal Screening Research Participants</w:t>
      </w:r>
      <w:r>
        <w:rPr>
          <w:rFonts w:asciiTheme="minorHAnsi" w:hAnsiTheme="minorHAnsi" w:cstheme="minorHAnsi"/>
          <w:color w:val="000000"/>
        </w:rPr>
        <w:t xml:space="preserve"> </w:t>
      </w:r>
    </w:p>
    <w:p w14:paraId="51833CF8" w14:textId="2CC954BB" w:rsidR="00EF6DB1" w:rsidRDefault="006955B2">
      <w:pPr>
        <w:rPr>
          <w:rFonts w:asciiTheme="minorHAnsi" w:hAnsiTheme="minorHAnsi" w:cs="Verdana"/>
          <w:color w:val="000000"/>
          <w:sz w:val="20"/>
          <w:szCs w:val="20"/>
        </w:rPr>
      </w:pPr>
      <w:r>
        <w:rPr>
          <w:rFonts w:asciiTheme="minorHAnsi" w:hAnsiTheme="minorHAnsi" w:cstheme="minorHAnsi"/>
          <w:color w:val="000000"/>
        </w:rPr>
        <w:t xml:space="preserve">It is mandatory for every research participant to undergo comprehensive screening in preparation for an MRI study. Comprehensive screening involves the use of the standard </w:t>
      </w:r>
      <w:r>
        <w:rPr>
          <w:rFonts w:asciiTheme="minorHAnsi" w:hAnsiTheme="minorHAnsi" w:cstheme="minorHAnsi"/>
          <w:color w:val="000000" w:themeColor="text1"/>
        </w:rPr>
        <w:t xml:space="preserve">screening form (Appendix </w:t>
      </w:r>
      <w:r w:rsidR="00331F20">
        <w:rPr>
          <w:rFonts w:asciiTheme="minorHAnsi" w:hAnsiTheme="minorHAnsi" w:cstheme="minorHAnsi"/>
          <w:color w:val="000000" w:themeColor="text1"/>
        </w:rPr>
        <w:t>C</w:t>
      </w:r>
      <w:r>
        <w:rPr>
          <w:rFonts w:asciiTheme="minorHAnsi" w:hAnsiTheme="minorHAnsi" w:cstheme="minorHAnsi"/>
          <w:color w:val="000000" w:themeColor="text1"/>
        </w:rPr>
        <w:t xml:space="preserve">) </w:t>
      </w:r>
      <w:r>
        <w:rPr>
          <w:rFonts w:asciiTheme="minorHAnsi" w:hAnsiTheme="minorHAnsi" w:cstheme="minorHAnsi"/>
          <w:color w:val="000000"/>
        </w:rPr>
        <w:t xml:space="preserve">to document the screening procedure, a review of the information on the screening form, and an oral interview by the MR Operator to verify the information and allow discussion of any question or concern that the research participant may have. </w:t>
      </w:r>
      <w:r>
        <w:rPr>
          <w:rFonts w:asciiTheme="minorHAnsi" w:hAnsiTheme="minorHAnsi" w:cstheme="minorHAnsi"/>
          <w:color w:val="000000"/>
          <w:u w:val="single"/>
        </w:rPr>
        <w:t>The MRI Safety Screening form must be reviewed and signed by the MR Operator.</w:t>
      </w:r>
      <w:r>
        <w:rPr>
          <w:rFonts w:asciiTheme="minorHAnsi" w:hAnsiTheme="minorHAnsi" w:cstheme="minorHAnsi"/>
          <w:color w:val="000000"/>
        </w:rPr>
        <w:t xml:space="preserve"> It should be noted that having undergone a previous MRI procedure without incident does not guarantee a safe subsequent MRI examination. Various factors (e.g., static magnetic field strength of the MR scanner system and orientation of a metallic implant or object) can substantially change the scenario. Therefore, a comprehensive screening procedure must be conducted every time a research participant prepares to undergo an MRI procedure. This is not an inconsequential matter, because a seemingly unrelated event may have occurred that could affect the safety of the research participant entering the MRI environment. Details of MRI screening and MRI contraindications are found in Section 5.</w:t>
      </w:r>
    </w:p>
    <w:p w14:paraId="32C6D10F" w14:textId="77777777" w:rsidR="00EF6DB1" w:rsidRDefault="00EF6DB1">
      <w:pPr>
        <w:rPr>
          <w:rFonts w:asciiTheme="minorHAnsi" w:hAnsiTheme="minorHAnsi" w:cs="Verdana"/>
          <w:color w:val="000000"/>
          <w:sz w:val="20"/>
          <w:szCs w:val="20"/>
        </w:rPr>
      </w:pPr>
    </w:p>
    <w:p w14:paraId="104EF38F" w14:textId="77777777" w:rsidR="00EF6DB1" w:rsidRDefault="006955B2">
      <w:pPr>
        <w:rPr>
          <w:rFonts w:asciiTheme="minorHAnsi" w:hAnsiTheme="minorHAnsi" w:cstheme="minorHAnsi"/>
          <w:b/>
          <w:color w:val="000000"/>
          <w:u w:val="single"/>
        </w:rPr>
      </w:pPr>
      <w:r>
        <w:rPr>
          <w:rFonts w:asciiTheme="minorHAnsi" w:hAnsiTheme="minorHAnsi" w:cstheme="minorHAnsi"/>
          <w:b/>
          <w:color w:val="000000"/>
          <w:u w:val="single"/>
        </w:rPr>
        <w:t xml:space="preserve">Implants and Devices </w:t>
      </w:r>
    </w:p>
    <w:p w14:paraId="3FE276E3" w14:textId="77777777" w:rsidR="00EF6DB1" w:rsidRDefault="006955B2">
      <w:pPr>
        <w:rPr>
          <w:rFonts w:asciiTheme="minorHAnsi" w:hAnsiTheme="minorHAnsi" w:cstheme="minorHAnsi"/>
          <w:color w:val="000000"/>
        </w:rPr>
      </w:pPr>
      <w:r>
        <w:rPr>
          <w:rFonts w:asciiTheme="minorHAnsi" w:hAnsiTheme="minorHAnsi" w:cstheme="minorHAnsi"/>
          <w:color w:val="000000"/>
        </w:rPr>
        <w:t xml:space="preserve">Implants and devices are evolving rapidly and must be thoroughly investigated if potential participants or individuals who will enter the magnetic environment indicate their presence. If the individual knows or has documentation as to the specific manufacturer and type of device, then the following steps are implemented: </w:t>
      </w:r>
    </w:p>
    <w:p w14:paraId="6DF7B64F" w14:textId="17DF339B" w:rsidR="00EF6DB1" w:rsidRDefault="006955B2">
      <w:pPr>
        <w:pStyle w:val="ListParagraph"/>
        <w:numPr>
          <w:ilvl w:val="0"/>
          <w:numId w:val="31"/>
        </w:numPr>
        <w:spacing w:after="213"/>
        <w:rPr>
          <w:ins w:id="366" w:author="John Pyles" w:date="2018-12-11T19:15:00Z"/>
          <w:rFonts w:asciiTheme="minorHAnsi" w:hAnsiTheme="minorHAnsi" w:cstheme="minorHAnsi"/>
          <w:color w:val="0000FF"/>
        </w:rPr>
      </w:pPr>
      <w:r>
        <w:rPr>
          <w:rFonts w:asciiTheme="minorHAnsi" w:hAnsiTheme="minorHAnsi" w:cstheme="minorHAnsi"/>
          <w:color w:val="000000"/>
        </w:rPr>
        <w:t xml:space="preserve">Look up the item by the manufacturer in the current </w:t>
      </w:r>
      <w:r>
        <w:rPr>
          <w:rFonts w:asciiTheme="minorHAnsi" w:hAnsiTheme="minorHAnsi" w:cstheme="minorHAnsi"/>
          <w:bCs/>
          <w:i/>
          <w:iCs/>
          <w:color w:val="000000"/>
        </w:rPr>
        <w:t>Reference Manual for Magnetic Resonance Safety, Implants, and Devices</w:t>
      </w:r>
      <w:r>
        <w:rPr>
          <w:rFonts w:asciiTheme="minorHAnsi" w:hAnsiTheme="minorHAnsi" w:cstheme="minorHAnsi"/>
          <w:b/>
          <w:bCs/>
          <w:i/>
          <w:iCs/>
          <w:color w:val="000000"/>
        </w:rPr>
        <w:t xml:space="preserve"> </w:t>
      </w:r>
      <w:r>
        <w:rPr>
          <w:rFonts w:asciiTheme="minorHAnsi" w:hAnsiTheme="minorHAnsi" w:cstheme="minorHAnsi"/>
          <w:color w:val="000000"/>
        </w:rPr>
        <w:t xml:space="preserve">by Frank G. </w:t>
      </w:r>
      <w:proofErr w:type="spellStart"/>
      <w:r>
        <w:rPr>
          <w:rFonts w:asciiTheme="minorHAnsi" w:hAnsiTheme="minorHAnsi" w:cstheme="minorHAnsi"/>
          <w:color w:val="000000"/>
        </w:rPr>
        <w:t>Shellock</w:t>
      </w:r>
      <w:proofErr w:type="spellEnd"/>
      <w:r>
        <w:rPr>
          <w:rFonts w:asciiTheme="minorHAnsi" w:hAnsiTheme="minorHAnsi" w:cstheme="minorHAnsi"/>
          <w:color w:val="000000"/>
        </w:rPr>
        <w:t xml:space="preserve">, Ph.D. or on the web site: </w:t>
      </w:r>
      <w:r>
        <w:rPr>
          <w:rFonts w:asciiTheme="minorHAnsi" w:hAnsiTheme="minorHAnsi" w:cstheme="minorHAnsi"/>
          <w:color w:val="0000FF"/>
        </w:rPr>
        <w:t xml:space="preserve">http://www.mrisafety.com </w:t>
      </w:r>
    </w:p>
    <w:p w14:paraId="68CB8D95" w14:textId="2F5D14B5" w:rsidR="00265F19" w:rsidRPr="00DF1584" w:rsidRDefault="00265F19">
      <w:pPr>
        <w:pStyle w:val="ListParagraph"/>
        <w:numPr>
          <w:ilvl w:val="0"/>
          <w:numId w:val="31"/>
        </w:numPr>
        <w:spacing w:after="213"/>
        <w:rPr>
          <w:rFonts w:asciiTheme="minorHAnsi" w:hAnsiTheme="minorHAnsi" w:cstheme="minorHAnsi"/>
          <w:color w:val="000000" w:themeColor="text1"/>
          <w:rPrChange w:id="367" w:author="John Pyles" w:date="2018-12-11T23:40:00Z">
            <w:rPr>
              <w:rFonts w:asciiTheme="minorHAnsi" w:hAnsiTheme="minorHAnsi" w:cstheme="minorHAnsi"/>
              <w:color w:val="0000FF"/>
            </w:rPr>
          </w:rPrChange>
        </w:rPr>
      </w:pPr>
      <w:ins w:id="368" w:author="John Pyles" w:date="2018-12-11T19:15:00Z">
        <w:r w:rsidRPr="00DF1584">
          <w:rPr>
            <w:rFonts w:asciiTheme="minorHAnsi" w:hAnsiTheme="minorHAnsi" w:cstheme="minorHAnsi"/>
            <w:color w:val="000000" w:themeColor="text1"/>
            <w:rPrChange w:id="369" w:author="John Pyles" w:date="2018-12-11T23:40:00Z">
              <w:rPr>
                <w:rFonts w:asciiTheme="minorHAnsi" w:hAnsiTheme="minorHAnsi" w:cstheme="minorHAnsi"/>
                <w:color w:val="0000FF"/>
              </w:rPr>
            </w:rPrChange>
          </w:rPr>
          <w:t xml:space="preserve">If the implant or device is listed as </w:t>
        </w:r>
      </w:ins>
      <w:ins w:id="370" w:author="John Pyles" w:date="2018-12-11T19:16:00Z">
        <w:r w:rsidRPr="00DF1584">
          <w:rPr>
            <w:rFonts w:asciiTheme="minorHAnsi" w:hAnsiTheme="minorHAnsi" w:cstheme="minorHAnsi"/>
            <w:color w:val="000000" w:themeColor="text1"/>
            <w:rPrChange w:id="371" w:author="John Pyles" w:date="2018-12-11T23:40:00Z">
              <w:rPr>
                <w:rFonts w:asciiTheme="minorHAnsi" w:hAnsiTheme="minorHAnsi" w:cstheme="minorHAnsi"/>
                <w:color w:val="0000FF"/>
              </w:rPr>
            </w:rPrChange>
          </w:rPr>
          <w:t>“Safe” at 3T, it is okay to scan.</w:t>
        </w:r>
      </w:ins>
    </w:p>
    <w:p w14:paraId="5319D85A" w14:textId="77777777" w:rsidR="00EF6DB1" w:rsidRDefault="006955B2">
      <w:pPr>
        <w:pStyle w:val="ListParagraph"/>
        <w:numPr>
          <w:ilvl w:val="0"/>
          <w:numId w:val="31"/>
        </w:numPr>
        <w:rPr>
          <w:rFonts w:asciiTheme="minorHAnsi" w:hAnsiTheme="minorHAnsi" w:cstheme="minorHAnsi"/>
          <w:color w:val="000000"/>
        </w:rPr>
      </w:pPr>
      <w:r>
        <w:rPr>
          <w:rFonts w:asciiTheme="minorHAnsi" w:hAnsiTheme="minorHAnsi" w:cstheme="minorHAnsi"/>
          <w:color w:val="000000"/>
        </w:rPr>
        <w:t xml:space="preserve">If the device or object is not listed there or has not been tested at 3 Tesla, then contact the manufacturer for the following information and written documentation: </w:t>
      </w:r>
    </w:p>
    <w:p w14:paraId="218DE504" w14:textId="20F03ECB" w:rsidR="00EF6DB1" w:rsidRDefault="006955B2">
      <w:pPr>
        <w:pStyle w:val="ListParagraph"/>
        <w:numPr>
          <w:ilvl w:val="1"/>
          <w:numId w:val="31"/>
        </w:numPr>
        <w:rPr>
          <w:ins w:id="372" w:author="John Pyles" w:date="2018-12-11T19:17:00Z"/>
          <w:rFonts w:asciiTheme="minorHAnsi" w:hAnsiTheme="minorHAnsi" w:cstheme="minorHAnsi"/>
          <w:color w:val="000000"/>
        </w:rPr>
      </w:pPr>
      <w:r>
        <w:rPr>
          <w:rFonts w:asciiTheme="minorHAnsi" w:hAnsiTheme="minorHAnsi" w:cstheme="minorHAnsi"/>
          <w:color w:val="000000"/>
        </w:rPr>
        <w:t xml:space="preserve">Have the manufacturer fax the text that states the device is MRI safe and at which magnetic field strength(s), and conditions, it is safe. </w:t>
      </w:r>
    </w:p>
    <w:p w14:paraId="3BA5BFD2" w14:textId="374DA09B" w:rsidR="00265F19" w:rsidRDefault="00265F19">
      <w:pPr>
        <w:pStyle w:val="ListParagraph"/>
        <w:numPr>
          <w:ilvl w:val="0"/>
          <w:numId w:val="31"/>
        </w:numPr>
        <w:rPr>
          <w:rFonts w:asciiTheme="minorHAnsi" w:hAnsiTheme="minorHAnsi" w:cstheme="minorHAnsi"/>
          <w:color w:val="000000"/>
        </w:rPr>
        <w:pPrChange w:id="373" w:author="John Pyles" w:date="2018-12-11T19:17:00Z">
          <w:pPr>
            <w:pStyle w:val="ListParagraph"/>
            <w:numPr>
              <w:ilvl w:val="1"/>
              <w:numId w:val="31"/>
            </w:numPr>
            <w:tabs>
              <w:tab w:val="num" w:pos="1440"/>
            </w:tabs>
            <w:ind w:left="1440" w:hanging="360"/>
          </w:pPr>
        </w:pPrChange>
      </w:pPr>
      <w:ins w:id="374" w:author="John Pyles" w:date="2018-12-11T19:17:00Z">
        <w:r>
          <w:rPr>
            <w:rFonts w:asciiTheme="minorHAnsi" w:hAnsiTheme="minorHAnsi" w:cstheme="minorHAnsi"/>
            <w:color w:val="000000"/>
          </w:rPr>
          <w:t xml:space="preserve">If a study participant has an implant or device of unknown </w:t>
        </w:r>
      </w:ins>
      <w:ins w:id="375" w:author="John Pyles" w:date="2018-12-11T19:18:00Z">
        <w:r>
          <w:rPr>
            <w:rFonts w:asciiTheme="minorHAnsi" w:hAnsiTheme="minorHAnsi" w:cstheme="minorHAnsi"/>
            <w:color w:val="000000"/>
          </w:rPr>
          <w:t xml:space="preserve">model or manufacturer, the project PI should contact </w:t>
        </w:r>
        <w:r w:rsidR="00A86E67">
          <w:rPr>
            <w:rFonts w:asciiTheme="minorHAnsi" w:hAnsiTheme="minorHAnsi" w:cstheme="minorHAnsi"/>
            <w:color w:val="000000"/>
          </w:rPr>
          <w:t xml:space="preserve">the Safety Committee Chair (John Pyles, </w:t>
        </w:r>
        <w:r w:rsidR="00A86E67">
          <w:rPr>
            <w:rFonts w:asciiTheme="minorHAnsi" w:hAnsiTheme="minorHAnsi" w:cstheme="minorHAnsi"/>
            <w:color w:val="000000"/>
          </w:rPr>
          <w:fldChar w:fldCharType="begin"/>
        </w:r>
        <w:r w:rsidR="00A86E67">
          <w:rPr>
            <w:rFonts w:asciiTheme="minorHAnsi" w:hAnsiTheme="minorHAnsi" w:cstheme="minorHAnsi"/>
            <w:color w:val="000000"/>
          </w:rPr>
          <w:instrText xml:space="preserve"> HYPERLINK "mailto:jpyles@cmu.edu" </w:instrText>
        </w:r>
        <w:r w:rsidR="00A86E67">
          <w:rPr>
            <w:rFonts w:asciiTheme="minorHAnsi" w:hAnsiTheme="minorHAnsi" w:cstheme="minorHAnsi"/>
            <w:color w:val="000000"/>
          </w:rPr>
          <w:fldChar w:fldCharType="separate"/>
        </w:r>
        <w:r w:rsidR="00A86E67" w:rsidRPr="00AF1EBD">
          <w:rPr>
            <w:rStyle w:val="Hyperlink"/>
            <w:rFonts w:asciiTheme="minorHAnsi" w:hAnsiTheme="minorHAnsi" w:cstheme="minorHAnsi"/>
          </w:rPr>
          <w:t>jpyles@cmu.edu</w:t>
        </w:r>
        <w:r w:rsidR="00A86E67">
          <w:rPr>
            <w:rFonts w:asciiTheme="minorHAnsi" w:hAnsiTheme="minorHAnsi" w:cstheme="minorHAnsi"/>
            <w:color w:val="000000"/>
          </w:rPr>
          <w:fldChar w:fldCharType="end"/>
        </w:r>
        <w:r w:rsidR="00A86E67">
          <w:rPr>
            <w:rFonts w:asciiTheme="minorHAnsi" w:hAnsiTheme="minorHAnsi" w:cstheme="minorHAnsi"/>
            <w:color w:val="000000"/>
          </w:rPr>
          <w:t xml:space="preserve">), to discuss possible </w:t>
        </w:r>
      </w:ins>
      <w:ins w:id="376" w:author="John Pyles" w:date="2018-12-11T19:19:00Z">
        <w:r w:rsidR="00A86E67">
          <w:rPr>
            <w:rFonts w:asciiTheme="minorHAnsi" w:hAnsiTheme="minorHAnsi" w:cstheme="minorHAnsi"/>
            <w:color w:val="000000"/>
          </w:rPr>
          <w:t>accommodation or special procedures.</w:t>
        </w:r>
      </w:ins>
    </w:p>
    <w:p w14:paraId="5B9788A4" w14:textId="77777777" w:rsidR="00EF6DB1" w:rsidRDefault="00EF6DB1">
      <w:pPr>
        <w:rPr>
          <w:rFonts w:asciiTheme="minorHAnsi" w:hAnsiTheme="minorHAnsi" w:cstheme="minorHAnsi"/>
        </w:rPr>
      </w:pPr>
    </w:p>
    <w:p w14:paraId="5F61F2A3" w14:textId="77777777" w:rsidR="00EF6DB1" w:rsidRDefault="00EF6DB1">
      <w:pPr>
        <w:rPr>
          <w:rFonts w:asciiTheme="minorHAnsi" w:hAnsiTheme="minorHAnsi" w:cstheme="minorHAnsi"/>
        </w:rPr>
      </w:pPr>
    </w:p>
    <w:p w14:paraId="4BA6491B" w14:textId="77777777" w:rsidR="00EF6DB1" w:rsidRDefault="00EF6DB1">
      <w:pPr>
        <w:rPr>
          <w:rFonts w:asciiTheme="minorHAnsi" w:hAnsiTheme="minorHAnsi" w:cstheme="minorHAnsi"/>
        </w:rPr>
      </w:pPr>
    </w:p>
    <w:p w14:paraId="454F6E3F" w14:textId="77777777" w:rsidR="00EF6DB1" w:rsidRDefault="006955B2" w:rsidP="00D115BD">
      <w:pPr>
        <w:pStyle w:val="Heading2"/>
        <w:rPr>
          <w:rStyle w:val="apple-tab-span"/>
        </w:rPr>
      </w:pPr>
      <w:bookmarkStart w:id="377" w:name="_Toc532337978"/>
      <w:r>
        <w:t>3.6</w:t>
      </w:r>
      <w:r>
        <w:tab/>
        <w:t>Equipment &amp; Objects in Zone 4 (Magnet Room)</w:t>
      </w:r>
      <w:bookmarkEnd w:id="377"/>
    </w:p>
    <w:p w14:paraId="13452DC6" w14:textId="77777777" w:rsidR="00EF6DB1" w:rsidRDefault="00EF6DB1">
      <w:pPr>
        <w:pStyle w:val="NormalWeb"/>
        <w:spacing w:beforeAutospacing="0" w:afterAutospacing="0"/>
        <w:rPr>
          <w:rStyle w:val="apple-tab-span"/>
          <w:rFonts w:asciiTheme="minorHAnsi" w:hAnsiTheme="minorHAnsi" w:cstheme="minorHAnsi"/>
          <w:color w:val="000000"/>
        </w:rPr>
      </w:pPr>
    </w:p>
    <w:p w14:paraId="5FF9B1F6" w14:textId="77777777" w:rsidR="00EF6DB1" w:rsidRDefault="006955B2">
      <w:pPr>
        <w:pStyle w:val="BodyTextIndent"/>
        <w:numPr>
          <w:ilvl w:val="0"/>
          <w:numId w:val="15"/>
        </w:numPr>
        <w:outlineLvl w:val="0"/>
        <w:rPr>
          <w:rFonts w:asciiTheme="minorHAnsi" w:hAnsiTheme="minorHAnsi" w:cstheme="minorHAnsi"/>
          <w:b/>
        </w:rPr>
      </w:pPr>
      <w:r>
        <w:rPr>
          <w:rFonts w:asciiTheme="minorHAnsi" w:hAnsiTheme="minorHAnsi" w:cstheme="minorHAnsi"/>
          <w:b/>
          <w:color w:val="000000"/>
        </w:rPr>
        <w:t>No research equipment or objects are permitted to be brought into the Magnet Room (Zone 4) without authorization by the MR Operator and/or BRIDGE Center Safety Committee.</w:t>
      </w:r>
    </w:p>
    <w:p w14:paraId="092D0A94" w14:textId="77777777" w:rsidR="00EF6DB1" w:rsidRDefault="006955B2">
      <w:pPr>
        <w:pStyle w:val="BodyTextIndent"/>
        <w:ind w:left="0"/>
        <w:outlineLvl w:val="0"/>
        <w:rPr>
          <w:rFonts w:asciiTheme="minorHAnsi" w:hAnsiTheme="minorHAnsi" w:cstheme="minorHAnsi"/>
          <w:color w:val="000000"/>
        </w:rPr>
      </w:pPr>
      <w:r>
        <w:rPr>
          <w:rFonts w:asciiTheme="minorHAnsi" w:hAnsiTheme="minorHAnsi" w:cstheme="minorHAnsi"/>
          <w:color w:val="000000"/>
        </w:rPr>
        <w:br/>
        <w:t>Any object taken into the Magnet Room must be approved by a MR Technologist, the Scientific Operations Director, Technical Manager, or Co-Director.</w:t>
      </w:r>
      <w:r>
        <w:rPr>
          <w:rFonts w:asciiTheme="minorHAnsi" w:hAnsiTheme="minorHAnsi" w:cstheme="minorHAnsi"/>
          <w:color w:val="000000"/>
        </w:rPr>
        <w:br/>
      </w:r>
      <w:r>
        <w:rPr>
          <w:rFonts w:asciiTheme="minorHAnsi" w:hAnsiTheme="minorHAnsi" w:cstheme="minorHAnsi"/>
          <w:color w:val="000000"/>
        </w:rPr>
        <w:br/>
      </w:r>
      <w:r>
        <w:rPr>
          <w:rFonts w:asciiTheme="minorHAnsi" w:hAnsiTheme="minorHAnsi" w:cstheme="minorHAnsi"/>
          <w:color w:val="000000"/>
          <w:u w:val="single"/>
        </w:rPr>
        <w:lastRenderedPageBreak/>
        <w:t>Experimental Equipment</w:t>
      </w:r>
      <w:r>
        <w:rPr>
          <w:rFonts w:asciiTheme="minorHAnsi" w:hAnsiTheme="minorHAnsi" w:cstheme="minorHAnsi"/>
          <w:color w:val="000000"/>
        </w:rPr>
        <w:t xml:space="preserve">: Any experimental equipment or device not provided by the BRIDGE Center to be used in a research project must be approved by the BRIDGE Center Safety Committee as part of the “Full Review” during the Project Registration process. The Safety Committee will typically require: </w:t>
      </w:r>
    </w:p>
    <w:p w14:paraId="1FFB8BEF"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A detailed standard operation procedure (SOP) for how the equipment is to be used during the research project.</w:t>
      </w:r>
    </w:p>
    <w:p w14:paraId="10342432"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Documentation of MRI compatibility if the equipment will enter the Magnet Room.</w:t>
      </w:r>
    </w:p>
    <w:p w14:paraId="3B5D59DF"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Any emergency procedures that would be associated with the use of the equipment.</w:t>
      </w:r>
    </w:p>
    <w:p w14:paraId="074D9356" w14:textId="77777777" w:rsidR="00EF6DB1" w:rsidRDefault="00EF6DB1">
      <w:pPr>
        <w:pStyle w:val="BodyTextIndent"/>
        <w:outlineLvl w:val="0"/>
        <w:rPr>
          <w:rFonts w:asciiTheme="minorHAnsi" w:hAnsiTheme="minorHAnsi" w:cstheme="minorHAnsi"/>
          <w:b/>
        </w:rPr>
      </w:pPr>
    </w:p>
    <w:p w14:paraId="4619FD1E" w14:textId="77777777" w:rsidR="00EF6DB1" w:rsidRDefault="006955B2">
      <w:pPr>
        <w:pStyle w:val="BodyTextIndent"/>
        <w:numPr>
          <w:ilvl w:val="0"/>
          <w:numId w:val="15"/>
        </w:numPr>
        <w:outlineLvl w:val="0"/>
        <w:rPr>
          <w:rFonts w:asciiTheme="minorHAnsi" w:hAnsiTheme="minorHAnsi" w:cstheme="minorHAnsi"/>
          <w:b/>
        </w:rPr>
      </w:pPr>
      <w:r>
        <w:rPr>
          <w:rFonts w:asciiTheme="minorHAnsi" w:hAnsiTheme="minorHAnsi" w:cstheme="minorHAnsi"/>
          <w:b/>
        </w:rPr>
        <w:t>No object (</w:t>
      </w:r>
      <w:r>
        <w:rPr>
          <w:rFonts w:asciiTheme="minorHAnsi" w:hAnsiTheme="minorHAnsi" w:cstheme="minorHAnsi"/>
          <w:b/>
          <w:u w:val="single"/>
        </w:rPr>
        <w:t>regardless of MRI compatibility</w:t>
      </w:r>
      <w:r>
        <w:rPr>
          <w:rFonts w:asciiTheme="minorHAnsi" w:hAnsiTheme="minorHAnsi" w:cstheme="minorHAnsi"/>
          <w:b/>
        </w:rPr>
        <w:t>) shall be brought into the Magnet Room when there is a person in the magnet bore.</w:t>
      </w:r>
    </w:p>
    <w:p w14:paraId="6E104E8C" w14:textId="77777777" w:rsidR="00EF6DB1" w:rsidRDefault="006955B2">
      <w:pPr>
        <w:pStyle w:val="BodyTextIndent"/>
        <w:ind w:left="0"/>
        <w:outlineLvl w:val="0"/>
        <w:rPr>
          <w:rFonts w:asciiTheme="minorHAnsi" w:hAnsiTheme="minorHAnsi" w:cstheme="minorHAnsi"/>
        </w:rPr>
      </w:pPr>
      <w:r>
        <w:rPr>
          <w:rFonts w:asciiTheme="minorHAnsi" w:hAnsiTheme="minorHAnsi" w:cstheme="minorHAnsi"/>
          <w:b/>
        </w:rPr>
        <w:br/>
      </w:r>
      <w:r>
        <w:rPr>
          <w:rFonts w:asciiTheme="minorHAnsi" w:hAnsiTheme="minorHAnsi" w:cstheme="minorHAnsi"/>
        </w:rPr>
        <w:t xml:space="preserve">When there is a person in the magnet bore there is the greatest risk of injury from the “projectile effect” from a non-MRI compatible object introduced to the MRI environment. Thus no objects shall be brought into the Magnet Room while there is a person in the magnet bore. This is regardless or MRI compatibility or approval of an object or equipment to enter the magnet room. All research equipment should be in the magnet room prior to the participant being put into the bore. The exception to this rule shall be in an emergency situation where the MRI Operator may authorize MRI compatible equipment needed in the Magnet Room to address the emergency. </w:t>
      </w:r>
    </w:p>
    <w:p w14:paraId="02A24B39" w14:textId="77777777" w:rsidR="00EF6DB1" w:rsidRDefault="00EF6DB1">
      <w:pPr>
        <w:rPr>
          <w:rFonts w:asciiTheme="minorHAnsi" w:hAnsiTheme="minorHAnsi" w:cstheme="minorHAnsi"/>
        </w:rPr>
      </w:pPr>
    </w:p>
    <w:p w14:paraId="272C6EA6" w14:textId="4C9771B2" w:rsidR="00EF6DB1" w:rsidRDefault="00EF6DB1">
      <w:pPr>
        <w:rPr>
          <w:rFonts w:asciiTheme="minorHAnsi" w:hAnsiTheme="minorHAnsi" w:cstheme="minorHAnsi"/>
        </w:rPr>
      </w:pPr>
    </w:p>
    <w:p w14:paraId="68F18976" w14:textId="77777777" w:rsidR="002A74F3" w:rsidRDefault="002A74F3">
      <w:pPr>
        <w:rPr>
          <w:rFonts w:asciiTheme="minorHAnsi" w:hAnsiTheme="minorHAnsi" w:cstheme="minorHAnsi"/>
        </w:rPr>
      </w:pPr>
    </w:p>
    <w:p w14:paraId="6E9D9ED6" w14:textId="603FEAC8" w:rsidR="00EF6DB1" w:rsidRDefault="006955B2" w:rsidP="00D115BD">
      <w:pPr>
        <w:pStyle w:val="Heading2"/>
      </w:pPr>
      <w:bookmarkStart w:id="378" w:name="_Toc532337979"/>
      <w:r>
        <w:t>3.7</w:t>
      </w:r>
      <w:r>
        <w:tab/>
        <w:t>The “Two Person” Rule</w:t>
      </w:r>
      <w:bookmarkEnd w:id="378"/>
    </w:p>
    <w:p w14:paraId="0F1EEB5A" w14:textId="77777777" w:rsidR="00D115BD" w:rsidRPr="00D115BD" w:rsidRDefault="00D115BD" w:rsidP="00D115BD"/>
    <w:p w14:paraId="2FE361FE" w14:textId="77777777" w:rsidR="00EF6DB1" w:rsidRDefault="006955B2" w:rsidP="00355B76">
      <w:pPr>
        <w:numPr>
          <w:ilvl w:val="0"/>
          <w:numId w:val="6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When there is a person in the magnet, at least two other safety trained individuals must be present in Zone 3 or Zone 4: a MRI Operator, and a Level 2 safety trained researcher able to enter the magnet room (Zone 4). This is the “Two Person” Rule.</w:t>
      </w:r>
    </w:p>
    <w:p w14:paraId="413316A1" w14:textId="77777777" w:rsidR="00EF6DB1" w:rsidRDefault="00EF6DB1">
      <w:pPr>
        <w:rPr>
          <w:rFonts w:asciiTheme="minorHAnsi" w:hAnsiTheme="minorHAnsi" w:cstheme="minorHAnsi"/>
        </w:rPr>
      </w:pPr>
    </w:p>
    <w:p w14:paraId="5FF7F1A8" w14:textId="77777777" w:rsidR="00EF6DB1" w:rsidRDefault="006955B2">
      <w:pPr>
        <w:rPr>
          <w:rFonts w:asciiTheme="minorHAnsi" w:hAnsiTheme="minorHAnsi" w:cstheme="minorHAnsi"/>
        </w:rPr>
      </w:pPr>
      <w:r>
        <w:rPr>
          <w:rFonts w:asciiTheme="minorHAnsi" w:hAnsiTheme="minorHAnsi" w:cstheme="minorHAnsi"/>
        </w:rPr>
        <w:t xml:space="preserve">To be able to adequately deal with an emergency situation and follow safety protocols, two people are necessary. Thus when someone is in the MRI two people must always be in the Control Room (Zone 3) or Magnet Room (Zone 4). One person should be the MR Operator (usually the Technologist), and the other a researcher with Level 2 safety training and no contraindications for entering the Magnet Room. The researchers should assist and follow the instructions of the MR Operator in an emergency situation. </w:t>
      </w:r>
    </w:p>
    <w:p w14:paraId="45FEABB3" w14:textId="15335EDE" w:rsidR="00EF6DB1" w:rsidRDefault="00EF6DB1">
      <w:pPr>
        <w:rPr>
          <w:rFonts w:asciiTheme="minorHAnsi" w:hAnsiTheme="minorHAnsi" w:cstheme="minorHAnsi"/>
        </w:rPr>
      </w:pPr>
    </w:p>
    <w:p w14:paraId="6ECB2CCF" w14:textId="77777777" w:rsidR="002A74F3" w:rsidRDefault="002A74F3">
      <w:pPr>
        <w:rPr>
          <w:rFonts w:asciiTheme="minorHAnsi" w:hAnsiTheme="minorHAnsi" w:cstheme="minorHAnsi"/>
        </w:rPr>
      </w:pPr>
    </w:p>
    <w:p w14:paraId="560DBA8F" w14:textId="77777777" w:rsidR="00EF6DB1" w:rsidRDefault="00EF6DB1">
      <w:pPr>
        <w:rPr>
          <w:rFonts w:asciiTheme="minorHAnsi" w:hAnsiTheme="minorHAnsi" w:cstheme="minorHAnsi"/>
        </w:rPr>
      </w:pPr>
    </w:p>
    <w:p w14:paraId="65CEBB25" w14:textId="77777777" w:rsidR="00DF1584" w:rsidRDefault="00DF1584" w:rsidP="00D115BD">
      <w:pPr>
        <w:pStyle w:val="Heading2"/>
        <w:rPr>
          <w:ins w:id="379" w:author="John Pyles" w:date="2018-12-11T23:41:00Z"/>
        </w:rPr>
      </w:pPr>
    </w:p>
    <w:p w14:paraId="433D7C22" w14:textId="77777777" w:rsidR="00DF1584" w:rsidRDefault="00DF1584" w:rsidP="00D115BD">
      <w:pPr>
        <w:pStyle w:val="Heading2"/>
        <w:rPr>
          <w:ins w:id="380" w:author="John Pyles" w:date="2018-12-11T23:41:00Z"/>
        </w:rPr>
      </w:pPr>
    </w:p>
    <w:p w14:paraId="504B98F8" w14:textId="77777777" w:rsidR="00DF1584" w:rsidRDefault="00DF1584" w:rsidP="00D115BD">
      <w:pPr>
        <w:pStyle w:val="Heading2"/>
        <w:rPr>
          <w:ins w:id="381" w:author="John Pyles" w:date="2018-12-11T23:41:00Z"/>
        </w:rPr>
      </w:pPr>
    </w:p>
    <w:p w14:paraId="67BAD331" w14:textId="28D00B3B" w:rsidR="00EF6DB1" w:rsidRDefault="006955B2" w:rsidP="00D115BD">
      <w:pPr>
        <w:pStyle w:val="Heading2"/>
      </w:pPr>
      <w:bookmarkStart w:id="382" w:name="_Toc532337980"/>
      <w:r>
        <w:lastRenderedPageBreak/>
        <w:t>3.8</w:t>
      </w:r>
      <w:r>
        <w:tab/>
        <w:t>Pregnancy</w:t>
      </w:r>
      <w:bookmarkEnd w:id="382"/>
    </w:p>
    <w:p w14:paraId="5F90503D" w14:textId="77777777" w:rsidR="00D115BD" w:rsidRPr="00D115BD" w:rsidRDefault="00D115BD" w:rsidP="00D115BD"/>
    <w:p w14:paraId="0544F770" w14:textId="77777777" w:rsidR="00EF6DB1" w:rsidRDefault="006955B2">
      <w:pPr>
        <w:pStyle w:val="BodyTextIndent"/>
        <w:numPr>
          <w:ilvl w:val="0"/>
          <w:numId w:val="15"/>
        </w:numPr>
        <w:outlineLvl w:val="0"/>
        <w:rPr>
          <w:rFonts w:asciiTheme="minorHAnsi" w:hAnsiTheme="minorHAnsi" w:cstheme="minorHAnsi"/>
        </w:rPr>
      </w:pPr>
      <w:r>
        <w:rPr>
          <w:rFonts w:asciiTheme="minorHAnsi" w:hAnsiTheme="minorHAnsi" w:cstheme="minorHAnsi"/>
          <w:b/>
          <w:bCs/>
        </w:rPr>
        <w:t xml:space="preserve">As standard practice, </w:t>
      </w:r>
      <w:r>
        <w:rPr>
          <w:rFonts w:asciiTheme="minorHAnsi" w:hAnsiTheme="minorHAnsi" w:cstheme="minorHAnsi"/>
          <w:b/>
          <w:bCs/>
          <w:i/>
          <w:iCs/>
        </w:rPr>
        <w:t>pregnant individuals are not approved to be scanned in the MRI at the BRIDGE Center.</w:t>
      </w:r>
    </w:p>
    <w:p w14:paraId="41D54819" w14:textId="77777777" w:rsidR="00EF6DB1" w:rsidRDefault="006955B2">
      <w:pPr>
        <w:pStyle w:val="BodyTextIndent"/>
        <w:ind w:left="720"/>
        <w:outlineLvl w:val="0"/>
        <w:rPr>
          <w:rFonts w:asciiTheme="minorHAnsi" w:hAnsiTheme="minorHAnsi" w:cstheme="minorHAnsi"/>
        </w:rPr>
      </w:pPr>
      <w:r>
        <w:rPr>
          <w:rFonts w:asciiTheme="minorHAnsi" w:hAnsiTheme="minorHAnsi" w:cstheme="minorHAnsi"/>
          <w:i/>
          <w:iCs/>
        </w:rPr>
        <w:t>Exceptions may be granted contingent on review and approval of the research protocol by the full board IRB, full Safety Committee, and Co-Directors.</w:t>
      </w:r>
    </w:p>
    <w:p w14:paraId="2E3BBAB4" w14:textId="77777777" w:rsidR="00EF6DB1" w:rsidRDefault="00EF6DB1">
      <w:pPr>
        <w:pStyle w:val="BodyTextIndent"/>
        <w:ind w:left="720"/>
        <w:outlineLvl w:val="0"/>
        <w:rPr>
          <w:rFonts w:asciiTheme="minorHAnsi" w:hAnsiTheme="minorHAnsi" w:cstheme="minorHAnsi"/>
        </w:rPr>
      </w:pPr>
    </w:p>
    <w:p w14:paraId="44765A24" w14:textId="77777777" w:rsidR="00EF6DB1" w:rsidRDefault="006955B2">
      <w:pPr>
        <w:pStyle w:val="BodyTextIndent"/>
        <w:outlineLvl w:val="0"/>
        <w:rPr>
          <w:rFonts w:asciiTheme="minorHAnsi" w:hAnsiTheme="minorHAnsi" w:cstheme="minorHAnsi"/>
        </w:rPr>
      </w:pPr>
      <w:r>
        <w:rPr>
          <w:rFonts w:asciiTheme="minorHAnsi" w:hAnsiTheme="minorHAnsi" w:cstheme="minorHAnsi"/>
          <w:b/>
          <w:bCs/>
          <w:i/>
          <w:iCs/>
        </w:rPr>
        <w:t xml:space="preserve">Screening: </w:t>
      </w:r>
      <w:r>
        <w:rPr>
          <w:rFonts w:asciiTheme="minorHAnsi" w:hAnsiTheme="minorHAnsi" w:cstheme="minorHAnsi"/>
        </w:rPr>
        <w:t xml:space="preserve">Individuals are screened for pregnancy as part of the MRI Safety Screening form which is signed by the person being screened and the MR technologist conducting the screening. Individuals who respond “Yes” to the question “Are you pregnant or suspicious that you may be pregnant?” on the MRI Safety Screening form are </w:t>
      </w:r>
      <w:r>
        <w:rPr>
          <w:rFonts w:asciiTheme="minorHAnsi" w:hAnsiTheme="minorHAnsi" w:cstheme="minorHAnsi"/>
          <w:i/>
          <w:iCs/>
        </w:rPr>
        <w:t>not approved</w:t>
      </w:r>
      <w:r>
        <w:rPr>
          <w:rFonts w:asciiTheme="minorHAnsi" w:hAnsiTheme="minorHAnsi" w:cstheme="minorHAnsi"/>
        </w:rPr>
        <w:t xml:space="preserve"> to be scanned in the MRI unless they are a participant in a research protocol that meets the exception criteria above. </w:t>
      </w:r>
      <w:r>
        <w:rPr>
          <w:rFonts w:asciiTheme="minorHAnsi" w:hAnsiTheme="minorHAnsi" w:cstheme="minorHAnsi"/>
          <w:i/>
          <w:iCs/>
        </w:rPr>
        <w:t xml:space="preserve">The BRIDGE Center does not provide or conduct pregnancy tests. </w:t>
      </w:r>
      <w:r>
        <w:rPr>
          <w:rFonts w:asciiTheme="minorHAnsi" w:hAnsiTheme="minorHAnsi" w:cstheme="minorHAnsi"/>
        </w:rPr>
        <w:t>In the circumstance that a pregnancy test is part of an IRB protocol, the test must be maintained and administered by the researchers in accordance with their IRB protocol. BRIDGE Center staff should not be provided information about the results of pregnancy tests.</w:t>
      </w:r>
    </w:p>
    <w:p w14:paraId="0B6CED40" w14:textId="77777777" w:rsidR="00EF6DB1" w:rsidRDefault="006955B2">
      <w:pPr>
        <w:pStyle w:val="BodyTextIndent"/>
        <w:outlineLvl w:val="0"/>
        <w:rPr>
          <w:rFonts w:asciiTheme="minorHAnsi" w:hAnsiTheme="minorHAnsi" w:cstheme="minorHAnsi"/>
        </w:rPr>
      </w:pPr>
      <w:r>
        <w:rPr>
          <w:rFonts w:asciiTheme="minorHAnsi" w:hAnsiTheme="minorHAnsi" w:cstheme="minorHAnsi"/>
        </w:rPr>
        <w:br/>
      </w:r>
      <w:r>
        <w:rPr>
          <w:rFonts w:asciiTheme="minorHAnsi" w:hAnsiTheme="minorHAnsi" w:cstheme="minorHAnsi"/>
          <w:b/>
          <w:bCs/>
          <w:i/>
          <w:iCs/>
        </w:rPr>
        <w:t>MR Environment:</w:t>
      </w:r>
      <w:r>
        <w:rPr>
          <w:rFonts w:asciiTheme="minorHAnsi" w:hAnsiTheme="minorHAnsi" w:cstheme="minorHAnsi"/>
        </w:rPr>
        <w:t xml:space="preserve"> Individuals who are or may be pregnant are not allowed to remain in the Magnet Room (Zone 4) while the RF and gradients are operating. Pregnant individuals may remain in the Control Room (Zone 3) and enter the Magnet Room between scans, during a study. This includes staff or individuals accompanying the research participant.</w:t>
      </w:r>
    </w:p>
    <w:p w14:paraId="6CD65F61" w14:textId="77777777" w:rsidR="00EF6DB1" w:rsidRDefault="00EF6DB1">
      <w:pPr>
        <w:pStyle w:val="BodyTextIndent"/>
        <w:ind w:left="0"/>
        <w:outlineLvl w:val="0"/>
        <w:rPr>
          <w:rFonts w:asciiTheme="minorHAnsi" w:hAnsiTheme="minorHAnsi" w:cstheme="minorHAnsi"/>
        </w:rPr>
      </w:pPr>
    </w:p>
    <w:p w14:paraId="7715EFBD" w14:textId="77777777" w:rsidR="00EF6DB1" w:rsidRDefault="00EF6DB1">
      <w:pPr>
        <w:rPr>
          <w:rFonts w:asciiTheme="minorHAnsi" w:hAnsiTheme="minorHAnsi" w:cstheme="minorHAnsi"/>
          <w:b/>
          <w:sz w:val="32"/>
          <w:szCs w:val="32"/>
        </w:rPr>
      </w:pPr>
    </w:p>
    <w:p w14:paraId="1F9B2E42" w14:textId="77777777" w:rsidR="00EF6DB1" w:rsidRDefault="006955B2" w:rsidP="00D115BD">
      <w:pPr>
        <w:pStyle w:val="Heading2"/>
      </w:pPr>
      <w:bookmarkStart w:id="383" w:name="_Toc532337981"/>
      <w:r>
        <w:t>3.9</w:t>
      </w:r>
      <w:r>
        <w:tab/>
        <w:t>Incidental Findings</w:t>
      </w:r>
      <w:bookmarkEnd w:id="383"/>
    </w:p>
    <w:p w14:paraId="1F4A528D" w14:textId="77777777" w:rsidR="00EF6DB1" w:rsidRDefault="00EF6DB1">
      <w:pPr>
        <w:rPr>
          <w:rFonts w:asciiTheme="minorHAnsi" w:hAnsiTheme="minorHAnsi" w:cstheme="minorHAnsi"/>
        </w:rPr>
      </w:pPr>
    </w:p>
    <w:p w14:paraId="014DA406" w14:textId="77777777" w:rsidR="00EF6DB1" w:rsidRDefault="006955B2">
      <w:pPr>
        <w:spacing w:line="213" w:lineRule="auto"/>
        <w:rPr>
          <w:rFonts w:asciiTheme="minorHAnsi" w:hAnsiTheme="minorHAnsi" w:cstheme="minorHAnsi"/>
        </w:rPr>
      </w:pPr>
      <w:r>
        <w:rPr>
          <w:rFonts w:asciiTheme="minorHAnsi" w:hAnsiTheme="minorHAnsi" w:cstheme="minorHAnsi"/>
        </w:rPr>
        <w:t>It is the Principal Investigators’ responsibility to take appropriate action if an incidental finding (unexpected brain abnormality) is detected. To facilitate the investigators’ actions and provide information to the subject, the BRIDGE Center has arranged for the services of a Medical Director with neuroradiology expertise who will advise the PI of his assessment of the incidental finding. The following procedures should be followed:</w:t>
      </w:r>
    </w:p>
    <w:p w14:paraId="1A9A2185"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2604ACA8" w14:textId="77777777" w:rsidR="00EF6DB1" w:rsidRDefault="006955B2">
      <w:pPr>
        <w:spacing w:line="213" w:lineRule="auto"/>
        <w:rPr>
          <w:rFonts w:asciiTheme="minorHAnsi" w:hAnsiTheme="minorHAnsi" w:cstheme="minorHAnsi"/>
        </w:rPr>
      </w:pPr>
      <w:r>
        <w:rPr>
          <w:rFonts w:asciiTheme="minorHAnsi" w:hAnsiTheme="minorHAnsi" w:cstheme="minorHAnsi"/>
        </w:rPr>
        <w:t>If the MR Technologist or researcher identifies an unexpected brain abnormality during the scan of a subject:</w:t>
      </w:r>
    </w:p>
    <w:p w14:paraId="1C6076FF"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3BC1DB2F"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 xml:space="preserve">The MR Technologist will perform the scan without informing the subject or the subject’s parents or family to avoid causing alarm. </w:t>
      </w:r>
    </w:p>
    <w:p w14:paraId="1702614C"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An email will be sent by the MR Technologist to the PI conducting the study, the researcher conducting the scan, the Chair of the Safety Committee (Scientific Operations Directory) and to the Medical Director describing the case.</w:t>
      </w:r>
    </w:p>
    <w:p w14:paraId="515B59DB" w14:textId="5F8C6BE0" w:rsidR="00EF6DB1" w:rsidRDefault="006955B2">
      <w:pPr>
        <w:pStyle w:val="ListParagraph"/>
        <w:numPr>
          <w:ilvl w:val="1"/>
          <w:numId w:val="59"/>
        </w:numPr>
        <w:spacing w:line="213" w:lineRule="auto"/>
      </w:pPr>
      <w:r>
        <w:rPr>
          <w:rFonts w:asciiTheme="minorHAnsi" w:hAnsiTheme="minorHAnsi" w:cstheme="minorHAnsi"/>
        </w:rPr>
        <w:t xml:space="preserve">The Safety Officer (Scott </w:t>
      </w:r>
      <w:proofErr w:type="spellStart"/>
      <w:r>
        <w:rPr>
          <w:rFonts w:asciiTheme="minorHAnsi" w:hAnsiTheme="minorHAnsi" w:cstheme="minorHAnsi"/>
        </w:rPr>
        <w:t>Kurdilla</w:t>
      </w:r>
      <w:proofErr w:type="spellEnd"/>
      <w:r>
        <w:rPr>
          <w:rFonts w:asciiTheme="minorHAnsi" w:hAnsiTheme="minorHAnsi" w:cstheme="minorHAnsi"/>
        </w:rPr>
        <w:t>) will archive all cases.</w:t>
      </w:r>
    </w:p>
    <w:p w14:paraId="3892F7B5"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The MR Technologist will provide the scan(s) to the Medical Director.</w:t>
      </w:r>
    </w:p>
    <w:p w14:paraId="7935A9BA"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lastRenderedPageBreak/>
        <w:t>The Medical Director will review the scan(s), and then send his/her conclusion/assessment of the finding to all the individuals identified above. He will make one of the following assessments:</w:t>
      </w:r>
    </w:p>
    <w:p w14:paraId="1ABD2FA5"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non-significant, and no action is needed. Case Closed.</w:t>
      </w:r>
    </w:p>
    <w:p w14:paraId="66D99625"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non-significant, but the subject should be made aware that an incidental finding was made.</w:t>
      </w:r>
    </w:p>
    <w:p w14:paraId="4461F50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The PI should inform the subject</w:t>
      </w:r>
    </w:p>
    <w:p w14:paraId="7D02542D"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 xml:space="preserve">The subject should be informed the Medical Director is available to answer any questions and/or consult with their medical care team. </w:t>
      </w:r>
    </w:p>
    <w:p w14:paraId="5D64307E"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A concluding email detailing the actions that took place to inform the subject should be sent to the technologist who conducted the scan and Safety Committee Chair by the PI.</w:t>
      </w:r>
    </w:p>
    <w:p w14:paraId="67A52C36"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Case Closed.</w:t>
      </w:r>
    </w:p>
    <w:p w14:paraId="469DF6AC"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significant and the subject needs to be informed.</w:t>
      </w:r>
    </w:p>
    <w:p w14:paraId="350D0345"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The PI should inform the subject</w:t>
      </w:r>
    </w:p>
    <w:p w14:paraId="4F433F4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 xml:space="preserve">The subject should be informed the Medical Director is available to answer any questions and/or consult with their medical care team. </w:t>
      </w:r>
    </w:p>
    <w:p w14:paraId="61DFCFD3"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A concluding email detailing the actions that took place to inform the subject should be sent to the technologist who conducted the scan and Safety Committee Chair by the PI.</w:t>
      </w:r>
    </w:p>
    <w:p w14:paraId="6234B89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Case Closed.</w:t>
      </w:r>
    </w:p>
    <w:p w14:paraId="1B9ADBD1" w14:textId="77777777" w:rsidR="00EF6DB1" w:rsidRDefault="00EF6DB1">
      <w:pPr>
        <w:spacing w:line="213" w:lineRule="auto"/>
        <w:rPr>
          <w:rFonts w:asciiTheme="minorHAnsi" w:hAnsiTheme="minorHAnsi" w:cstheme="minorHAnsi"/>
        </w:rPr>
      </w:pPr>
    </w:p>
    <w:p w14:paraId="1EEF9BAC" w14:textId="77777777" w:rsidR="00EF6DB1" w:rsidRDefault="006955B2">
      <w:pPr>
        <w:spacing w:line="213" w:lineRule="auto"/>
        <w:rPr>
          <w:rFonts w:asciiTheme="minorHAnsi" w:hAnsiTheme="minorHAnsi" w:cstheme="minorHAnsi"/>
        </w:rPr>
      </w:pPr>
      <w:r>
        <w:rPr>
          <w:rFonts w:asciiTheme="minorHAnsi" w:hAnsiTheme="minorHAnsi" w:cstheme="minorHAnsi"/>
        </w:rPr>
        <w:t>In the very rare case of a pressing emergency, the MR Technologists will advise the subject that an incidental finding was made and suggest that they admit themselves to the emergency room as soon as possible.</w:t>
      </w:r>
    </w:p>
    <w:p w14:paraId="6933D88B"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05073C25"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After a case is closed, the Safety Officer responsible for archiving incidental findings (Scott </w:t>
      </w:r>
      <w:proofErr w:type="spellStart"/>
      <w:r>
        <w:rPr>
          <w:rFonts w:asciiTheme="minorHAnsi" w:hAnsiTheme="minorHAnsi" w:cstheme="minorHAnsi"/>
        </w:rPr>
        <w:t>Kurdilla</w:t>
      </w:r>
      <w:proofErr w:type="spellEnd"/>
      <w:r>
        <w:rPr>
          <w:rFonts w:asciiTheme="minorHAnsi" w:hAnsiTheme="minorHAnsi" w:cstheme="minorHAnsi"/>
        </w:rPr>
        <w:t>) manages the record-keeping so that cases can be pulled for future statistical review. Confidentiality will be maintained at all times throughout these procedures.</w:t>
      </w:r>
    </w:p>
    <w:p w14:paraId="019AFD49" w14:textId="77777777" w:rsidR="00EF6DB1" w:rsidRDefault="00EF6DB1">
      <w:pPr>
        <w:spacing w:line="213" w:lineRule="auto"/>
        <w:rPr>
          <w:rFonts w:asciiTheme="minorHAnsi" w:hAnsiTheme="minorHAnsi" w:cstheme="minorHAnsi"/>
        </w:rPr>
      </w:pPr>
    </w:p>
    <w:p w14:paraId="31F38295" w14:textId="0382E9F4" w:rsidR="00EF6DB1" w:rsidRDefault="00EF6DB1">
      <w:pPr>
        <w:spacing w:line="213" w:lineRule="auto"/>
        <w:rPr>
          <w:rFonts w:asciiTheme="minorHAnsi" w:hAnsiTheme="minorHAnsi" w:cstheme="minorHAnsi"/>
        </w:rPr>
      </w:pPr>
    </w:p>
    <w:p w14:paraId="5055E6B8" w14:textId="77777777" w:rsidR="002A74F3" w:rsidRDefault="002A74F3">
      <w:pPr>
        <w:spacing w:line="213" w:lineRule="auto"/>
        <w:rPr>
          <w:rFonts w:asciiTheme="minorHAnsi" w:hAnsiTheme="minorHAnsi" w:cstheme="minorHAnsi"/>
        </w:rPr>
      </w:pPr>
    </w:p>
    <w:p w14:paraId="65E55649" w14:textId="3E6327ED" w:rsidR="00EF6DB1" w:rsidRDefault="006955B2" w:rsidP="00D115BD">
      <w:pPr>
        <w:pStyle w:val="Heading2"/>
      </w:pPr>
      <w:bookmarkStart w:id="384" w:name="_Toc532337982"/>
      <w:r>
        <w:t>3.10</w:t>
      </w:r>
      <w:r>
        <w:tab/>
        <w:t>Pre-Screening</w:t>
      </w:r>
      <w:bookmarkEnd w:id="384"/>
    </w:p>
    <w:p w14:paraId="7CFF7AEC" w14:textId="77777777" w:rsidR="00D115BD" w:rsidRPr="00D115BD" w:rsidRDefault="00D115BD" w:rsidP="00D115BD"/>
    <w:p w14:paraId="2A2C10CA" w14:textId="77777777" w:rsidR="00EF6DB1" w:rsidRDefault="006955B2">
      <w:pPr>
        <w:pStyle w:val="ListParagraph"/>
        <w:numPr>
          <w:ilvl w:val="0"/>
          <w:numId w:val="15"/>
        </w:numPr>
        <w:spacing w:line="213" w:lineRule="auto"/>
        <w:rPr>
          <w:rFonts w:asciiTheme="minorHAnsi" w:hAnsiTheme="minorHAnsi" w:cstheme="minorHAnsi"/>
          <w:b/>
        </w:rPr>
      </w:pPr>
      <w:r>
        <w:rPr>
          <w:rFonts w:asciiTheme="minorHAnsi" w:hAnsiTheme="minorHAnsi" w:cstheme="minorHAnsi"/>
          <w:b/>
        </w:rPr>
        <w:t>Participants in MRI studies at the BRIDGE Center should be pre-screened by the lab conducting the study before they are confirmed to schedule a scan.</w:t>
      </w:r>
    </w:p>
    <w:p w14:paraId="778CE481" w14:textId="77777777" w:rsidR="00EF6DB1" w:rsidRDefault="00EF6DB1">
      <w:pPr>
        <w:spacing w:line="213" w:lineRule="auto"/>
        <w:ind w:left="360"/>
        <w:rPr>
          <w:rFonts w:asciiTheme="minorHAnsi" w:hAnsiTheme="minorHAnsi" w:cstheme="minorHAnsi"/>
          <w:b/>
        </w:rPr>
      </w:pPr>
    </w:p>
    <w:p w14:paraId="732721DF" w14:textId="1D24AB22" w:rsidR="00EF6DB1" w:rsidRDefault="006955B2">
      <w:pPr>
        <w:pStyle w:val="ListParagraph"/>
        <w:numPr>
          <w:ilvl w:val="0"/>
          <w:numId w:val="15"/>
        </w:numPr>
        <w:spacing w:line="213" w:lineRule="auto"/>
        <w:rPr>
          <w:rFonts w:asciiTheme="minorHAnsi" w:hAnsiTheme="minorHAnsi" w:cstheme="minorHAnsi"/>
          <w:b/>
        </w:rPr>
      </w:pPr>
      <w:r>
        <w:rPr>
          <w:rFonts w:asciiTheme="minorHAnsi" w:hAnsiTheme="minorHAnsi" w:cstheme="minorHAnsi"/>
          <w:b/>
        </w:rPr>
        <w:t xml:space="preserve">Researchers who pre-screen participants in person or by phone </w:t>
      </w:r>
      <w:r w:rsidR="005E40B5">
        <w:rPr>
          <w:rFonts w:asciiTheme="minorHAnsi" w:hAnsiTheme="minorHAnsi" w:cstheme="minorHAnsi"/>
          <w:b/>
        </w:rPr>
        <w:t xml:space="preserve">are strongly recommended to </w:t>
      </w:r>
      <w:r>
        <w:rPr>
          <w:rFonts w:asciiTheme="minorHAnsi" w:hAnsiTheme="minorHAnsi" w:cstheme="minorHAnsi"/>
          <w:b/>
        </w:rPr>
        <w:t>have Level 1 and preferably Level 2 BRIDGE Safety Training.</w:t>
      </w:r>
    </w:p>
    <w:p w14:paraId="3F4B4F57" w14:textId="77777777" w:rsidR="00EF6DB1" w:rsidRDefault="00EF6DB1">
      <w:pPr>
        <w:spacing w:line="213" w:lineRule="auto"/>
        <w:rPr>
          <w:rFonts w:asciiTheme="minorHAnsi" w:hAnsiTheme="minorHAnsi" w:cstheme="minorHAnsi"/>
          <w:b/>
        </w:rPr>
      </w:pPr>
    </w:p>
    <w:p w14:paraId="472F82AA" w14:textId="77777777" w:rsidR="00EF6DB1" w:rsidRDefault="006955B2">
      <w:pPr>
        <w:spacing w:line="213" w:lineRule="auto"/>
        <w:rPr>
          <w:rFonts w:asciiTheme="minorHAnsi" w:hAnsiTheme="minorHAnsi" w:cstheme="minorHAnsi"/>
        </w:rPr>
      </w:pPr>
      <w:r>
        <w:rPr>
          <w:rFonts w:asciiTheme="minorHAnsi" w:hAnsiTheme="minorHAnsi" w:cstheme="minorHAnsi"/>
        </w:rPr>
        <w:t>Pre-screening subjects is an important process for the safety of the subject, and efficiently running the BRIDGE Center and conducting research. Participants who are not properly pre-screened might arrive for a scan with a contraindication for MRI causing the scan to be cancelled.</w:t>
      </w:r>
    </w:p>
    <w:p w14:paraId="04B4873B" w14:textId="77777777" w:rsidR="00EF6DB1" w:rsidRDefault="00EF6DB1">
      <w:pPr>
        <w:spacing w:line="213" w:lineRule="auto"/>
        <w:rPr>
          <w:rFonts w:asciiTheme="minorHAnsi" w:hAnsiTheme="minorHAnsi" w:cstheme="minorHAnsi"/>
        </w:rPr>
      </w:pPr>
    </w:p>
    <w:p w14:paraId="1CB4A340"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Subjects should be pre-screened before a scan session is scheduled. This pre-screening should cover both exclusion criteria for participating in an MRI such as having a pacemaker or non-removable piercing, and also cover any research specific requirements for the study such as handedness, color blindness, etc. </w:t>
      </w:r>
    </w:p>
    <w:p w14:paraId="58E7864C" w14:textId="77777777" w:rsidR="00EF6DB1" w:rsidRDefault="00EF6DB1">
      <w:pPr>
        <w:spacing w:line="213" w:lineRule="auto"/>
        <w:rPr>
          <w:rFonts w:asciiTheme="minorHAnsi" w:hAnsiTheme="minorHAnsi" w:cstheme="minorHAnsi"/>
        </w:rPr>
      </w:pPr>
    </w:p>
    <w:p w14:paraId="4517E65A" w14:textId="67A5916A" w:rsidR="00EF6DB1" w:rsidRDefault="006955B2">
      <w:pPr>
        <w:spacing w:line="213" w:lineRule="auto"/>
        <w:rPr>
          <w:rFonts w:asciiTheme="minorHAnsi" w:hAnsiTheme="minorHAnsi" w:cstheme="minorHAnsi"/>
        </w:rPr>
      </w:pPr>
      <w:r>
        <w:rPr>
          <w:rFonts w:asciiTheme="minorHAnsi" w:hAnsiTheme="minorHAnsi" w:cstheme="minorHAnsi"/>
        </w:rPr>
        <w:lastRenderedPageBreak/>
        <w:t>The BRIDGE Center provides a sample set of pre-s</w:t>
      </w:r>
      <w:r w:rsidR="00331F20">
        <w:rPr>
          <w:rFonts w:asciiTheme="minorHAnsi" w:hAnsiTheme="minorHAnsi" w:cstheme="minorHAnsi"/>
        </w:rPr>
        <w:t>creening questions in Appendix D</w:t>
      </w:r>
      <w:r>
        <w:rPr>
          <w:rFonts w:asciiTheme="minorHAnsi" w:hAnsiTheme="minorHAnsi" w:cstheme="minorHAnsi"/>
        </w:rPr>
        <w:t xml:space="preserve"> that cover both exclusion criteria for safety, and common exclusion criteria for data quality or experimental reasons. These questions should be customized by researchers for their specific project, and formatted either as a paper form, in person or phone interview script, or secure online questionnaire such as Qualtrics. </w:t>
      </w:r>
      <w:r>
        <w:rPr>
          <w:rFonts w:asciiTheme="minorHAnsi" w:hAnsiTheme="minorHAnsi" w:cstheme="minorHAnsi"/>
          <w:u w:val="single"/>
        </w:rPr>
        <w:t>The pre-screening questionnaires should be submitted as part of supporting documentation for Project Registration at the BRIDGE Center, and also as part of the IRB Protocol for a study.</w:t>
      </w:r>
      <w:r>
        <w:rPr>
          <w:rFonts w:asciiTheme="minorHAnsi" w:hAnsiTheme="minorHAnsi" w:cstheme="minorHAnsi"/>
        </w:rPr>
        <w:t xml:space="preserve"> </w:t>
      </w:r>
    </w:p>
    <w:p w14:paraId="40ECF53E" w14:textId="506B7DD4" w:rsidR="00EF6DB1" w:rsidDel="00DF1584" w:rsidRDefault="00EF6DB1">
      <w:pPr>
        <w:spacing w:line="213" w:lineRule="auto"/>
        <w:rPr>
          <w:del w:id="385" w:author="John Pyles" w:date="2018-12-11T23:41:00Z"/>
          <w:rFonts w:asciiTheme="minorHAnsi" w:hAnsiTheme="minorHAnsi" w:cstheme="minorHAnsi"/>
        </w:rPr>
      </w:pPr>
    </w:p>
    <w:p w14:paraId="5D89309A" w14:textId="7F384751" w:rsidR="00EF6DB1" w:rsidDel="00DF1584" w:rsidRDefault="00EF6DB1">
      <w:pPr>
        <w:pStyle w:val="BodyTextIndent"/>
        <w:ind w:left="0"/>
        <w:outlineLvl w:val="0"/>
        <w:rPr>
          <w:del w:id="386" w:author="John Pyles" w:date="2018-12-11T23:41:00Z"/>
          <w:rFonts w:asciiTheme="minorHAnsi" w:hAnsiTheme="minorHAnsi" w:cstheme="minorHAnsi"/>
          <w:b/>
          <w:sz w:val="32"/>
          <w:szCs w:val="32"/>
        </w:rPr>
      </w:pPr>
    </w:p>
    <w:p w14:paraId="10F87EEE" w14:textId="2D14FDD7" w:rsidR="002A74F3" w:rsidDel="00DF1584" w:rsidRDefault="002A74F3">
      <w:pPr>
        <w:pStyle w:val="BodyTextIndent"/>
        <w:ind w:left="0"/>
        <w:outlineLvl w:val="0"/>
        <w:rPr>
          <w:del w:id="387" w:author="John Pyles" w:date="2018-12-11T23:41:00Z"/>
          <w:rFonts w:asciiTheme="minorHAnsi" w:hAnsiTheme="minorHAnsi" w:cstheme="minorHAnsi"/>
          <w:b/>
          <w:sz w:val="32"/>
          <w:szCs w:val="32"/>
        </w:rPr>
      </w:pPr>
    </w:p>
    <w:p w14:paraId="75E7C661" w14:textId="77777777" w:rsidR="002A74F3" w:rsidRDefault="002A74F3">
      <w:pPr>
        <w:pStyle w:val="BodyTextIndent"/>
        <w:ind w:left="0"/>
        <w:outlineLvl w:val="0"/>
        <w:rPr>
          <w:rFonts w:asciiTheme="minorHAnsi" w:hAnsiTheme="minorHAnsi" w:cstheme="minorHAnsi"/>
          <w:b/>
          <w:sz w:val="32"/>
          <w:szCs w:val="32"/>
        </w:rPr>
      </w:pPr>
    </w:p>
    <w:p w14:paraId="731A5F0E" w14:textId="701BA90A" w:rsidR="00EF6DB1" w:rsidRDefault="006955B2" w:rsidP="00D115BD">
      <w:pPr>
        <w:pStyle w:val="Heading2"/>
      </w:pPr>
      <w:bookmarkStart w:id="388" w:name="_Toc532337983"/>
      <w:r>
        <w:t>3.11</w:t>
      </w:r>
      <w:r>
        <w:tab/>
        <w:t>Ear Protection</w:t>
      </w:r>
      <w:bookmarkEnd w:id="388"/>
    </w:p>
    <w:p w14:paraId="7030E7D4" w14:textId="77777777" w:rsidR="00D115BD" w:rsidRPr="00D115BD" w:rsidRDefault="00D115BD" w:rsidP="00D115BD"/>
    <w:p w14:paraId="55BD977E" w14:textId="77777777" w:rsidR="00EF6DB1" w:rsidRDefault="006955B2" w:rsidP="00355B76">
      <w:pPr>
        <w:numPr>
          <w:ilvl w:val="0"/>
          <w:numId w:val="61"/>
        </w:numPr>
        <w:spacing w:after="200"/>
        <w:contextualSpacing/>
        <w:rPr>
          <w:rFonts w:asciiTheme="minorHAnsi" w:eastAsiaTheme="minorHAnsi" w:hAnsiTheme="minorHAnsi" w:cstheme="minorHAnsi"/>
          <w:b/>
        </w:rPr>
      </w:pPr>
      <w:r>
        <w:rPr>
          <w:rFonts w:asciiTheme="minorHAnsi" w:eastAsiaTheme="minorHAnsi" w:hAnsiTheme="minorHAnsi" w:cstheme="minorHAnsi"/>
          <w:b/>
        </w:rPr>
        <w:t xml:space="preserve">All persons scanned or in the Magnet Room while the scanner is operating must wear proper ear protection.     </w:t>
      </w:r>
    </w:p>
    <w:p w14:paraId="65699CE8" w14:textId="77777777" w:rsidR="00EF6DB1" w:rsidRDefault="006955B2">
      <w:pPr>
        <w:pStyle w:val="ListParagraph"/>
        <w:spacing w:line="213" w:lineRule="auto"/>
        <w:ind w:left="0"/>
        <w:rPr>
          <w:rFonts w:asciiTheme="minorHAnsi" w:hAnsiTheme="minorHAnsi" w:cstheme="minorHAnsi"/>
        </w:rPr>
      </w:pPr>
      <w:r>
        <w:rPr>
          <w:rFonts w:asciiTheme="minorHAnsi" w:hAnsiTheme="minorHAnsi" w:cstheme="minorHAnsi"/>
        </w:rPr>
        <w:t xml:space="preserve">The BRIDGE Center provides earplugs of various sizes for ear protection while being scanned. Earplugs should be properly inserted as described in Section 5. The </w:t>
      </w:r>
      <w:proofErr w:type="spellStart"/>
      <w:r>
        <w:rPr>
          <w:rFonts w:asciiTheme="minorHAnsi" w:hAnsiTheme="minorHAnsi" w:cstheme="minorHAnsi"/>
        </w:rPr>
        <w:t>Sensimetrics</w:t>
      </w:r>
      <w:proofErr w:type="spellEnd"/>
      <w:r>
        <w:rPr>
          <w:rFonts w:asciiTheme="minorHAnsi" w:hAnsiTheme="minorHAnsi" w:cstheme="minorHAnsi"/>
        </w:rPr>
        <w:t xml:space="preserve"> S15 earphone system provides ear protection when properly used following the </w:t>
      </w:r>
      <w:proofErr w:type="spellStart"/>
      <w:r>
        <w:rPr>
          <w:rFonts w:asciiTheme="minorHAnsi" w:hAnsiTheme="minorHAnsi" w:cstheme="minorHAnsi"/>
        </w:rPr>
        <w:t>Sensimetrics</w:t>
      </w:r>
      <w:proofErr w:type="spellEnd"/>
      <w:r>
        <w:rPr>
          <w:rFonts w:asciiTheme="minorHAnsi" w:hAnsiTheme="minorHAnsi" w:cstheme="minorHAnsi"/>
        </w:rPr>
        <w:t xml:space="preserve"> SOP and safety protocol.</w:t>
      </w:r>
    </w:p>
    <w:p w14:paraId="1FB54BD9" w14:textId="195AEE0F" w:rsidR="00EF6DB1" w:rsidDel="00DF1584" w:rsidRDefault="00EF6DB1">
      <w:pPr>
        <w:spacing w:line="213" w:lineRule="auto"/>
        <w:rPr>
          <w:del w:id="389" w:author="John Pyles" w:date="2018-12-11T23:41:00Z"/>
          <w:rFonts w:asciiTheme="minorHAnsi" w:hAnsiTheme="minorHAnsi" w:cstheme="minorHAnsi"/>
        </w:rPr>
      </w:pPr>
    </w:p>
    <w:p w14:paraId="092B75F6" w14:textId="77777777" w:rsidR="00EF6DB1" w:rsidRDefault="00EF6DB1">
      <w:pPr>
        <w:pStyle w:val="BodyTextIndent"/>
        <w:ind w:left="0"/>
        <w:outlineLvl w:val="0"/>
        <w:rPr>
          <w:rFonts w:asciiTheme="minorHAnsi" w:hAnsiTheme="minorHAnsi" w:cstheme="minorHAnsi"/>
          <w:b/>
          <w:sz w:val="32"/>
          <w:szCs w:val="32"/>
        </w:rPr>
      </w:pPr>
    </w:p>
    <w:p w14:paraId="635925B2" w14:textId="1F3AB251" w:rsidR="00EF6DB1" w:rsidRDefault="006955B2" w:rsidP="00D115BD">
      <w:pPr>
        <w:pStyle w:val="Heading2"/>
      </w:pPr>
      <w:bookmarkStart w:id="390" w:name="_Toc532337984"/>
      <w:r>
        <w:t>3.12</w:t>
      </w:r>
      <w:r>
        <w:tab/>
        <w:t>Clothing</w:t>
      </w:r>
      <w:bookmarkEnd w:id="390"/>
    </w:p>
    <w:p w14:paraId="29D7A279" w14:textId="77777777" w:rsidR="00D115BD" w:rsidRPr="00D115BD" w:rsidRDefault="00D115BD" w:rsidP="00D115BD"/>
    <w:p w14:paraId="6E081ADE" w14:textId="77777777" w:rsidR="00EF6DB1" w:rsidRDefault="006955B2">
      <w:pPr>
        <w:pStyle w:val="ListParagraph"/>
        <w:numPr>
          <w:ilvl w:val="0"/>
          <w:numId w:val="34"/>
        </w:numPr>
        <w:spacing w:line="213" w:lineRule="auto"/>
        <w:rPr>
          <w:rFonts w:asciiTheme="minorHAnsi" w:hAnsiTheme="minorHAnsi" w:cstheme="minorHAnsi"/>
          <w:b/>
        </w:rPr>
      </w:pPr>
      <w:r>
        <w:rPr>
          <w:rFonts w:asciiTheme="minorHAnsi" w:hAnsiTheme="minorHAnsi" w:cstheme="minorHAnsi"/>
          <w:b/>
        </w:rPr>
        <w:t>It is strongly suggested that subjects be advised to wear comfortable, all natural fiber (cotton, wool, linen, etc.) clothing for their scan.</w:t>
      </w:r>
    </w:p>
    <w:p w14:paraId="47FBA47E" w14:textId="77777777" w:rsidR="00EF6DB1" w:rsidRDefault="00EF6DB1">
      <w:pPr>
        <w:pStyle w:val="ListParagraph"/>
        <w:spacing w:line="213" w:lineRule="auto"/>
        <w:rPr>
          <w:rFonts w:asciiTheme="minorHAnsi" w:hAnsiTheme="minorHAnsi" w:cstheme="minorHAnsi"/>
          <w:b/>
        </w:rPr>
      </w:pPr>
    </w:p>
    <w:p w14:paraId="1BE25AB4" w14:textId="77777777" w:rsidR="00EF6DB1" w:rsidRDefault="006955B2">
      <w:pPr>
        <w:pStyle w:val="ListParagraph"/>
        <w:numPr>
          <w:ilvl w:val="0"/>
          <w:numId w:val="34"/>
        </w:numPr>
        <w:spacing w:line="213" w:lineRule="auto"/>
        <w:rPr>
          <w:rFonts w:asciiTheme="minorHAnsi" w:hAnsiTheme="minorHAnsi" w:cstheme="minorHAnsi"/>
          <w:b/>
        </w:rPr>
      </w:pPr>
      <w:r>
        <w:rPr>
          <w:rFonts w:asciiTheme="minorHAnsi" w:hAnsiTheme="minorHAnsi" w:cstheme="minorHAnsi"/>
          <w:b/>
        </w:rPr>
        <w:t>Anti-microbial athletic wear containing silver fibers cannot be scanned in the MRI due to risk of heating.</w:t>
      </w:r>
    </w:p>
    <w:p w14:paraId="55BE7891" w14:textId="77777777" w:rsidR="00EF6DB1" w:rsidRDefault="00EF6DB1">
      <w:pPr>
        <w:spacing w:line="213" w:lineRule="auto"/>
        <w:rPr>
          <w:rFonts w:asciiTheme="minorHAnsi" w:hAnsiTheme="minorHAnsi" w:cstheme="minorHAnsi"/>
          <w:b/>
        </w:rPr>
      </w:pPr>
    </w:p>
    <w:p w14:paraId="07242FF7" w14:textId="77777777" w:rsidR="00EF6DB1" w:rsidRDefault="00EF6DB1">
      <w:pPr>
        <w:spacing w:line="213" w:lineRule="auto"/>
        <w:rPr>
          <w:rFonts w:asciiTheme="minorHAnsi" w:hAnsiTheme="minorHAnsi" w:cstheme="minorHAnsi"/>
        </w:rPr>
      </w:pPr>
    </w:p>
    <w:p w14:paraId="1250CFAE"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Participants at the BRIDGE Center are not required to change clothes or wear scrubs to be scanned. However, to reduce the risk of doubt about the MRI safety of a particular material and potential delays due to participants needing to change clothing before scanning, it is strongly suggested that subjects be advised to wear comfortable, all natural fiber (cotton, wool, linen, etc.) clothing for their scan. Some clothing materials (usually athletic wear) labeled as anti-microbial contain silver fibers. There is a risk that these materials can heat during an MRI scan and cause burns.  Therefore any clothing suspected of containing silver fibers cannot be scanned in the MRI. These materials can be difficult to identify as there is no comprehensive list of brands or names of clothing or materials that contain silver fibers. Thus, if the MR Operator perceives there to be a risk that clothing contains silver fibers, participants will be asked to change into scrubs provided by the BRIDGE Center. </w:t>
      </w:r>
    </w:p>
    <w:p w14:paraId="413BFB7C" w14:textId="77777777" w:rsidR="00EF6DB1" w:rsidRDefault="00EF6DB1">
      <w:pPr>
        <w:spacing w:line="213" w:lineRule="auto"/>
        <w:rPr>
          <w:rFonts w:asciiTheme="minorHAnsi" w:hAnsiTheme="minorHAnsi" w:cstheme="minorHAnsi"/>
        </w:rPr>
      </w:pPr>
    </w:p>
    <w:p w14:paraId="352BA382" w14:textId="77777777" w:rsidR="00EF6DB1" w:rsidRDefault="006955B2">
      <w:pPr>
        <w:spacing w:line="213" w:lineRule="auto"/>
        <w:rPr>
          <w:rFonts w:asciiTheme="minorHAnsi" w:hAnsiTheme="minorHAnsi" w:cstheme="minorHAnsi"/>
        </w:rPr>
      </w:pPr>
      <w:r>
        <w:rPr>
          <w:rFonts w:asciiTheme="minorHAnsi" w:hAnsiTheme="minorHAnsi" w:cstheme="minorHAnsi"/>
        </w:rPr>
        <w:t>Participants should also be advised not to wear underwire bras containing metal for their scan.</w:t>
      </w:r>
    </w:p>
    <w:p w14:paraId="662C756F" w14:textId="77777777" w:rsidR="00EF6DB1" w:rsidRDefault="00EF6DB1">
      <w:pPr>
        <w:spacing w:line="213" w:lineRule="auto"/>
        <w:rPr>
          <w:rFonts w:asciiTheme="minorHAnsi" w:hAnsiTheme="minorHAnsi" w:cstheme="minorHAnsi"/>
        </w:rPr>
      </w:pPr>
    </w:p>
    <w:p w14:paraId="52A220E7" w14:textId="77777777" w:rsidR="00EF6DB1" w:rsidRDefault="006955B2">
      <w:pPr>
        <w:spacing w:line="213" w:lineRule="auto"/>
        <w:rPr>
          <w:rFonts w:asciiTheme="minorHAnsi" w:hAnsiTheme="minorHAnsi" w:cstheme="minorHAnsi"/>
        </w:rPr>
      </w:pPr>
      <w:r>
        <w:rPr>
          <w:rFonts w:asciiTheme="minorHAnsi" w:hAnsiTheme="minorHAnsi" w:cstheme="minorHAnsi"/>
        </w:rPr>
        <w:t>If a study protocol requires that participants change into scrubs or other clothing that is not their own, those scrubs or clothing must be provided by the researchers. The BRIDGE Center keeps a small number of scrubs on hand for unexpected situations where it is necessary for a participant to change out of their street clothes. However, these are limited and researchers should not plan on using them regularly.</w:t>
      </w:r>
    </w:p>
    <w:p w14:paraId="30D5283E" w14:textId="77777777" w:rsidR="00EF6DB1" w:rsidRDefault="00EF6DB1">
      <w:pPr>
        <w:spacing w:line="213" w:lineRule="auto"/>
        <w:rPr>
          <w:rFonts w:asciiTheme="minorHAnsi" w:hAnsiTheme="minorHAnsi" w:cstheme="minorHAnsi"/>
        </w:rPr>
      </w:pPr>
    </w:p>
    <w:p w14:paraId="7C75A2B1" w14:textId="46C719B0" w:rsidR="00EF6DB1" w:rsidDel="00DF1584" w:rsidRDefault="00EF6DB1">
      <w:pPr>
        <w:spacing w:line="213" w:lineRule="auto"/>
        <w:rPr>
          <w:del w:id="391" w:author="John Pyles" w:date="2018-12-11T23:41:00Z"/>
          <w:rFonts w:asciiTheme="minorHAnsi" w:hAnsiTheme="minorHAnsi" w:cstheme="minorHAnsi"/>
        </w:rPr>
      </w:pPr>
    </w:p>
    <w:p w14:paraId="47EF6E24" w14:textId="5F314F73" w:rsidR="00EF6DB1" w:rsidDel="00DF1584" w:rsidRDefault="00EF6DB1">
      <w:pPr>
        <w:spacing w:line="213" w:lineRule="auto"/>
        <w:rPr>
          <w:del w:id="392" w:author="John Pyles" w:date="2018-12-11T23:41:00Z"/>
          <w:rFonts w:asciiTheme="minorHAnsi" w:hAnsiTheme="minorHAnsi" w:cstheme="minorHAnsi"/>
        </w:rPr>
      </w:pPr>
    </w:p>
    <w:p w14:paraId="47612F13" w14:textId="5080B5A7" w:rsidR="00EF6DB1" w:rsidRDefault="006955B2" w:rsidP="00D115BD">
      <w:pPr>
        <w:pStyle w:val="Heading2"/>
      </w:pPr>
      <w:bookmarkStart w:id="393" w:name="_Toc532337985"/>
      <w:r>
        <w:t>3.13</w:t>
      </w:r>
      <w:r>
        <w:tab/>
        <w:t>Accurate Participant Weight</w:t>
      </w:r>
      <w:bookmarkEnd w:id="393"/>
    </w:p>
    <w:p w14:paraId="74C59C42" w14:textId="77777777" w:rsidR="00D115BD" w:rsidRPr="00D115BD" w:rsidRDefault="00D115BD" w:rsidP="00D115BD"/>
    <w:p w14:paraId="7657B721" w14:textId="77777777" w:rsidR="00EF6DB1" w:rsidRDefault="006955B2" w:rsidP="00355B76">
      <w:pPr>
        <w:pStyle w:val="ListParagraph"/>
        <w:numPr>
          <w:ilvl w:val="0"/>
          <w:numId w:val="63"/>
        </w:numPr>
        <w:spacing w:line="213" w:lineRule="auto"/>
        <w:rPr>
          <w:rFonts w:asciiTheme="minorHAnsi" w:hAnsiTheme="minorHAnsi" w:cstheme="minorHAnsi"/>
        </w:rPr>
      </w:pPr>
      <w:r>
        <w:rPr>
          <w:rFonts w:asciiTheme="minorHAnsi" w:hAnsiTheme="minorHAnsi" w:cstheme="minorHAnsi"/>
          <w:b/>
        </w:rPr>
        <w:t>Weight accurate to within approximately five pounds should be entered into the MRI console for any person scanned.</w:t>
      </w:r>
    </w:p>
    <w:p w14:paraId="1E1954EB" w14:textId="77777777" w:rsidR="00EF6DB1" w:rsidRDefault="00EF6DB1">
      <w:pPr>
        <w:spacing w:line="213" w:lineRule="auto"/>
        <w:rPr>
          <w:rFonts w:asciiTheme="minorHAnsi" w:hAnsiTheme="minorHAnsi" w:cstheme="minorHAnsi"/>
        </w:rPr>
      </w:pPr>
    </w:p>
    <w:p w14:paraId="4CDB6C73" w14:textId="77777777" w:rsidR="00EF6DB1" w:rsidRDefault="006955B2">
      <w:pPr>
        <w:spacing w:line="213" w:lineRule="auto"/>
        <w:rPr>
          <w:rFonts w:asciiTheme="minorHAnsi" w:hAnsiTheme="minorHAnsi" w:cstheme="minorHAnsi"/>
          <w:u w:val="single"/>
        </w:rPr>
      </w:pPr>
      <w:r>
        <w:rPr>
          <w:rFonts w:asciiTheme="minorHAnsi" w:hAnsiTheme="minorHAnsi" w:cstheme="minorHAnsi"/>
        </w:rPr>
        <w:t xml:space="preserve">The scanners require that the participant’s weight be entered before scanning. </w:t>
      </w:r>
      <w:r>
        <w:rPr>
          <w:rFonts w:asciiTheme="minorHAnsi" w:hAnsiTheme="minorHAnsi" w:cstheme="minorHAnsi"/>
          <w:u w:val="single"/>
        </w:rPr>
        <w:t>Accurate information must be provided to ensure that FDA limits for energy deposition are not exceeded.</w:t>
      </w:r>
      <w:r>
        <w:rPr>
          <w:rFonts w:asciiTheme="minorHAnsi" w:hAnsiTheme="minorHAnsi" w:cstheme="minorHAnsi"/>
        </w:rPr>
        <w:t xml:space="preserve"> Weights should be correct to within five pounds. Incorrect information should </w:t>
      </w:r>
      <w:r>
        <w:rPr>
          <w:rFonts w:asciiTheme="minorHAnsi" w:hAnsiTheme="minorHAnsi" w:cstheme="minorHAnsi"/>
          <w:b/>
          <w:bCs/>
        </w:rPr>
        <w:t xml:space="preserve">never </w:t>
      </w:r>
      <w:r>
        <w:rPr>
          <w:rFonts w:asciiTheme="minorHAnsi" w:hAnsiTheme="minorHAnsi" w:cstheme="minorHAnsi"/>
        </w:rPr>
        <w:t>be entered in an effort to get the scanner to conduct a study that it otherwise would not perform because FDA limits would be exceeded.</w:t>
      </w:r>
    </w:p>
    <w:p w14:paraId="18DC50A5" w14:textId="77777777" w:rsidR="00EF6DB1" w:rsidRDefault="006955B2">
      <w:pPr>
        <w:spacing w:line="213" w:lineRule="auto"/>
        <w:rPr>
          <w:rFonts w:asciiTheme="minorHAnsi" w:hAnsiTheme="minorHAnsi" w:cstheme="minorHAnsi"/>
        </w:rPr>
      </w:pPr>
      <w:r>
        <w:br w:type="page"/>
      </w:r>
    </w:p>
    <w:p w14:paraId="570E8DC0" w14:textId="77777777" w:rsidR="00EF6DB1" w:rsidRDefault="006955B2" w:rsidP="00D115BD">
      <w:pPr>
        <w:pStyle w:val="Heading1"/>
      </w:pPr>
      <w:r>
        <w:rPr>
          <w:sz w:val="22"/>
          <w:szCs w:val="22"/>
        </w:rPr>
        <w:lastRenderedPageBreak/>
        <w:t xml:space="preserve"> </w:t>
      </w:r>
      <w:bookmarkStart w:id="394" w:name="_Toc532337986"/>
      <w:r>
        <w:t>SECTION 4: SAFETY STANDARD OPERATING PROCEDURES</w:t>
      </w:r>
      <w:bookmarkEnd w:id="394"/>
    </w:p>
    <w:p w14:paraId="6460E759" w14:textId="77777777" w:rsidR="00EF6DB1" w:rsidRDefault="00EF6DB1">
      <w:pPr>
        <w:ind w:left="720"/>
        <w:rPr>
          <w:rFonts w:asciiTheme="minorHAnsi" w:hAnsiTheme="minorHAnsi" w:cstheme="minorHAnsi"/>
          <w:sz w:val="22"/>
          <w:szCs w:val="22"/>
        </w:rPr>
      </w:pPr>
    </w:p>
    <w:p w14:paraId="7498310C" w14:textId="77777777" w:rsidR="00EF6DB1" w:rsidRDefault="00EF6DB1">
      <w:pPr>
        <w:ind w:left="720"/>
        <w:rPr>
          <w:rFonts w:asciiTheme="minorHAnsi" w:hAnsiTheme="minorHAnsi" w:cstheme="minorHAnsi"/>
          <w:sz w:val="22"/>
          <w:szCs w:val="22"/>
        </w:rPr>
      </w:pPr>
    </w:p>
    <w:p w14:paraId="0D9E92E5" w14:textId="77777777" w:rsidR="00EF6DB1" w:rsidRDefault="006955B2">
      <w:pPr>
        <w:rPr>
          <w:rFonts w:asciiTheme="minorHAnsi" w:hAnsiTheme="minorHAnsi" w:cstheme="minorHAnsi"/>
          <w:b/>
          <w:i/>
          <w:sz w:val="32"/>
          <w:szCs w:val="32"/>
        </w:rPr>
      </w:pPr>
      <w:r>
        <w:rPr>
          <w:rFonts w:asciiTheme="minorHAnsi" w:hAnsiTheme="minorHAnsi" w:cstheme="minorHAnsi"/>
          <w:b/>
          <w:i/>
          <w:sz w:val="32"/>
          <w:szCs w:val="32"/>
        </w:rPr>
        <w:t xml:space="preserve">Wean Hall </w:t>
      </w:r>
      <w:proofErr w:type="spellStart"/>
      <w:r>
        <w:rPr>
          <w:rFonts w:asciiTheme="minorHAnsi" w:hAnsiTheme="minorHAnsi" w:cstheme="minorHAnsi"/>
          <w:b/>
          <w:i/>
          <w:sz w:val="32"/>
          <w:szCs w:val="32"/>
        </w:rPr>
        <w:t>Verio</w:t>
      </w:r>
      <w:proofErr w:type="spellEnd"/>
      <w:r>
        <w:rPr>
          <w:rFonts w:asciiTheme="minorHAnsi" w:hAnsiTheme="minorHAnsi" w:cstheme="minorHAnsi"/>
          <w:b/>
          <w:i/>
          <w:sz w:val="32"/>
          <w:szCs w:val="32"/>
        </w:rPr>
        <w:t xml:space="preserve"> Safety Procedures</w:t>
      </w:r>
    </w:p>
    <w:p w14:paraId="177626A6" w14:textId="77777777" w:rsidR="00EF6DB1" w:rsidRDefault="00EF6DB1">
      <w:pPr>
        <w:rPr>
          <w:b/>
          <w:sz w:val="28"/>
          <w:szCs w:val="28"/>
        </w:rPr>
      </w:pPr>
    </w:p>
    <w:p w14:paraId="2AB55E69" w14:textId="77777777" w:rsidR="00EF6DB1" w:rsidRDefault="006955B2">
      <w:pPr>
        <w:rPr>
          <w:rFonts w:asciiTheme="minorHAnsi" w:hAnsiTheme="minorHAnsi" w:cstheme="minorHAnsi"/>
          <w:b/>
        </w:rPr>
      </w:pPr>
      <w:r>
        <w:rPr>
          <w:rFonts w:asciiTheme="minorHAnsi" w:hAnsiTheme="minorHAnsi" w:cstheme="minorHAnsi"/>
          <w:b/>
        </w:rPr>
        <w:t>IMPORTANT CMU SAFETY CONTACTS:</w:t>
      </w:r>
    </w:p>
    <w:p w14:paraId="0AF3AD27" w14:textId="0102F3DF" w:rsidR="00EF6DB1" w:rsidRDefault="006955B2">
      <w:pPr>
        <w:rPr>
          <w:ins w:id="395" w:author="John Pyles" w:date="2018-12-11T23:42:00Z"/>
          <w:rFonts w:asciiTheme="minorHAnsi" w:hAnsiTheme="minorHAnsi" w:cstheme="minorHAnsi"/>
        </w:rPr>
      </w:pPr>
      <w:r>
        <w:rPr>
          <w:rFonts w:asciiTheme="minorHAnsi" w:hAnsiTheme="minorHAnsi" w:cstheme="minorHAnsi"/>
        </w:rPr>
        <w:t>CMU police</w:t>
      </w:r>
      <w:ins w:id="396" w:author="John Pyles" w:date="2018-12-11T23:45:00Z">
        <w:r w:rsidR="00182E06">
          <w:rPr>
            <w:rFonts w:asciiTheme="minorHAnsi" w:hAnsiTheme="minorHAnsi" w:cstheme="minorHAnsi"/>
          </w:rPr>
          <w:t xml:space="preserve"> (for Police, EMT, Fire)</w:t>
        </w:r>
      </w:ins>
      <w:r>
        <w:rPr>
          <w:rFonts w:asciiTheme="minorHAnsi" w:hAnsiTheme="minorHAnsi" w:cstheme="minorHAnsi"/>
        </w:rPr>
        <w:t xml:space="preserve">: </w:t>
      </w:r>
      <w:del w:id="397" w:author="John Pyles" w:date="2018-12-11T23:45:00Z">
        <w:r w:rsidDel="00182E06">
          <w:rPr>
            <w:rFonts w:asciiTheme="minorHAnsi" w:hAnsiTheme="minorHAnsi" w:cstheme="minorHAnsi"/>
          </w:rPr>
          <w:delText xml:space="preserve">  </w:delText>
        </w:r>
      </w:del>
      <w:r>
        <w:rPr>
          <w:rFonts w:asciiTheme="minorHAnsi" w:hAnsiTheme="minorHAnsi" w:cstheme="minorHAnsi"/>
        </w:rPr>
        <w:t xml:space="preserve">  </w:t>
      </w:r>
      <w:del w:id="398" w:author="John Pyles" w:date="2018-12-11T23:45:00Z">
        <w:r w:rsidDel="00182E06">
          <w:rPr>
            <w:rFonts w:asciiTheme="minorHAnsi" w:hAnsiTheme="minorHAnsi" w:cstheme="minorHAnsi"/>
          </w:rPr>
          <w:delText xml:space="preserve">                            </w:delText>
        </w:r>
      </w:del>
      <w:r>
        <w:rPr>
          <w:rFonts w:asciiTheme="minorHAnsi" w:hAnsiTheme="minorHAnsi" w:cstheme="minorHAnsi"/>
        </w:rPr>
        <w:t xml:space="preserve"> </w:t>
      </w:r>
      <w:r>
        <w:rPr>
          <w:rFonts w:asciiTheme="minorHAnsi" w:hAnsiTheme="minorHAnsi" w:cstheme="minorHAnsi"/>
        </w:rPr>
        <w:tab/>
        <w:t xml:space="preserve">     </w:t>
      </w:r>
      <w:ins w:id="399" w:author="John Pyles" w:date="2018-12-11T19:25:00Z">
        <w:r w:rsidR="005537E3">
          <w:rPr>
            <w:rFonts w:asciiTheme="minorHAnsi" w:hAnsiTheme="minorHAnsi" w:cstheme="minorHAnsi"/>
          </w:rPr>
          <w:t>412-26</w:t>
        </w:r>
      </w:ins>
      <w:r>
        <w:rPr>
          <w:rFonts w:asciiTheme="minorHAnsi" w:hAnsiTheme="minorHAnsi" w:cstheme="minorHAnsi"/>
        </w:rPr>
        <w:t>8-2323</w:t>
      </w:r>
      <w:ins w:id="400" w:author="John Pyles" w:date="2018-12-11T19:25:00Z">
        <w:r w:rsidR="005537E3">
          <w:rPr>
            <w:rFonts w:asciiTheme="minorHAnsi" w:hAnsiTheme="minorHAnsi" w:cstheme="minorHAnsi"/>
          </w:rPr>
          <w:t xml:space="preserve">  (8</w:t>
        </w:r>
      </w:ins>
      <w:ins w:id="401" w:author="John Pyles" w:date="2018-12-11T19:26:00Z">
        <w:r w:rsidR="005537E3">
          <w:rPr>
            <w:rFonts w:asciiTheme="minorHAnsi" w:hAnsiTheme="minorHAnsi" w:cstheme="minorHAnsi"/>
          </w:rPr>
          <w:t>-2323 from a CMU phone)</w:t>
        </w:r>
      </w:ins>
      <w:ins w:id="402" w:author="John Pyles" w:date="2018-12-11T19:25:00Z">
        <w:r w:rsidR="005537E3">
          <w:rPr>
            <w:rFonts w:asciiTheme="minorHAnsi" w:hAnsiTheme="minorHAnsi" w:cstheme="minorHAnsi"/>
          </w:rPr>
          <w:t xml:space="preserve"> </w:t>
        </w:r>
      </w:ins>
    </w:p>
    <w:p w14:paraId="3821461E" w14:textId="48CBB81C" w:rsidR="00D31FAF" w:rsidRPr="00182E06" w:rsidRDefault="00D31FAF">
      <w:pPr>
        <w:rPr>
          <w:ins w:id="403" w:author="John Pyles" w:date="2018-12-11T23:42:00Z"/>
          <w:rFonts w:asciiTheme="minorHAnsi" w:hAnsiTheme="minorHAnsi" w:cstheme="minorHAnsi"/>
          <w:i/>
          <w:rPrChange w:id="404" w:author="John Pyles" w:date="2018-12-11T23:45:00Z">
            <w:rPr>
              <w:ins w:id="405" w:author="John Pyles" w:date="2018-12-11T23:42:00Z"/>
              <w:rFonts w:asciiTheme="minorHAnsi" w:hAnsiTheme="minorHAnsi" w:cstheme="minorHAnsi"/>
            </w:rPr>
          </w:rPrChange>
        </w:rPr>
      </w:pPr>
      <w:ins w:id="406" w:author="John Pyles" w:date="2018-12-11T23:42:00Z">
        <w:r w:rsidRPr="00182E06">
          <w:rPr>
            <w:rFonts w:asciiTheme="minorHAnsi" w:hAnsiTheme="minorHAnsi" w:cstheme="minorHAnsi"/>
            <w:i/>
            <w:rPrChange w:id="407" w:author="John Pyles" w:date="2018-12-11T23:45:00Z">
              <w:rPr>
                <w:rFonts w:asciiTheme="minorHAnsi" w:hAnsiTheme="minorHAnsi" w:cstheme="minorHAnsi"/>
              </w:rPr>
            </w:rPrChange>
          </w:rPr>
          <w:t xml:space="preserve">The CMU Police dispatcher is the </w:t>
        </w:r>
      </w:ins>
      <w:ins w:id="408" w:author="John Pyles" w:date="2018-12-11T23:44:00Z">
        <w:r w:rsidR="00182E06" w:rsidRPr="00182E06">
          <w:rPr>
            <w:rFonts w:asciiTheme="minorHAnsi" w:hAnsiTheme="minorHAnsi" w:cstheme="minorHAnsi"/>
            <w:i/>
            <w:rPrChange w:id="409" w:author="John Pyles" w:date="2018-12-11T23:45:00Z">
              <w:rPr>
                <w:rFonts w:asciiTheme="minorHAnsi" w:hAnsiTheme="minorHAnsi" w:cstheme="minorHAnsi"/>
              </w:rPr>
            </w:rPrChange>
          </w:rPr>
          <w:t xml:space="preserve">fastest way to obtain help from </w:t>
        </w:r>
      </w:ins>
      <w:ins w:id="410" w:author="John Pyles" w:date="2018-12-11T23:46:00Z">
        <w:r w:rsidR="00182E06">
          <w:rPr>
            <w:rFonts w:asciiTheme="minorHAnsi" w:hAnsiTheme="minorHAnsi" w:cstheme="minorHAnsi"/>
            <w:i/>
          </w:rPr>
          <w:t>P</w:t>
        </w:r>
      </w:ins>
      <w:ins w:id="411" w:author="John Pyles" w:date="2018-12-11T23:44:00Z">
        <w:r w:rsidR="00182E06" w:rsidRPr="00182E06">
          <w:rPr>
            <w:rFonts w:asciiTheme="minorHAnsi" w:hAnsiTheme="minorHAnsi" w:cstheme="minorHAnsi"/>
            <w:i/>
            <w:rPrChange w:id="412" w:author="John Pyles" w:date="2018-12-11T23:45:00Z">
              <w:rPr>
                <w:rFonts w:asciiTheme="minorHAnsi" w:hAnsiTheme="minorHAnsi" w:cstheme="minorHAnsi"/>
              </w:rPr>
            </w:rPrChange>
          </w:rPr>
          <w:t xml:space="preserve">olice, </w:t>
        </w:r>
      </w:ins>
      <w:ins w:id="413" w:author="John Pyles" w:date="2018-12-11T23:45:00Z">
        <w:r w:rsidR="00182E06">
          <w:rPr>
            <w:rFonts w:asciiTheme="minorHAnsi" w:hAnsiTheme="minorHAnsi" w:cstheme="minorHAnsi"/>
            <w:i/>
          </w:rPr>
          <w:t>EM</w:t>
        </w:r>
      </w:ins>
      <w:ins w:id="414" w:author="John Pyles" w:date="2018-12-11T23:46:00Z">
        <w:r w:rsidR="00182E06">
          <w:rPr>
            <w:rFonts w:asciiTheme="minorHAnsi" w:hAnsiTheme="minorHAnsi" w:cstheme="minorHAnsi"/>
            <w:i/>
          </w:rPr>
          <w:t>T/A</w:t>
        </w:r>
      </w:ins>
      <w:ins w:id="415" w:author="John Pyles" w:date="2018-12-11T23:44:00Z">
        <w:r w:rsidR="00182E06" w:rsidRPr="00182E06">
          <w:rPr>
            <w:rFonts w:asciiTheme="minorHAnsi" w:hAnsiTheme="minorHAnsi" w:cstheme="minorHAnsi"/>
            <w:i/>
            <w:rPrChange w:id="416" w:author="John Pyles" w:date="2018-12-11T23:45:00Z">
              <w:rPr>
                <w:rFonts w:asciiTheme="minorHAnsi" w:hAnsiTheme="minorHAnsi" w:cstheme="minorHAnsi"/>
              </w:rPr>
            </w:rPrChange>
          </w:rPr>
          <w:t xml:space="preserve">mbulance, and </w:t>
        </w:r>
      </w:ins>
      <w:ins w:id="417" w:author="John Pyles" w:date="2018-12-11T23:46:00Z">
        <w:r w:rsidR="00182E06">
          <w:rPr>
            <w:rFonts w:asciiTheme="minorHAnsi" w:hAnsiTheme="minorHAnsi" w:cstheme="minorHAnsi"/>
            <w:i/>
          </w:rPr>
          <w:t>F</w:t>
        </w:r>
      </w:ins>
      <w:ins w:id="418" w:author="John Pyles" w:date="2018-12-11T23:44:00Z">
        <w:r w:rsidR="00182E06" w:rsidRPr="00182E06">
          <w:rPr>
            <w:rFonts w:asciiTheme="minorHAnsi" w:hAnsiTheme="minorHAnsi" w:cstheme="minorHAnsi"/>
            <w:i/>
            <w:rPrChange w:id="419" w:author="John Pyles" w:date="2018-12-11T23:45:00Z">
              <w:rPr>
                <w:rFonts w:asciiTheme="minorHAnsi" w:hAnsiTheme="minorHAnsi" w:cstheme="minorHAnsi"/>
              </w:rPr>
            </w:rPrChange>
          </w:rPr>
          <w:t xml:space="preserve">ire. The CMU Police will dispatch all first responders. 911 </w:t>
        </w:r>
      </w:ins>
      <w:ins w:id="420" w:author="John Pyles" w:date="2018-12-11T23:45:00Z">
        <w:r w:rsidR="00182E06" w:rsidRPr="00182E06">
          <w:rPr>
            <w:rFonts w:asciiTheme="minorHAnsi" w:hAnsiTheme="minorHAnsi" w:cstheme="minorHAnsi"/>
            <w:i/>
            <w:rPrChange w:id="421" w:author="John Pyles" w:date="2018-12-11T23:45:00Z">
              <w:rPr>
                <w:rFonts w:asciiTheme="minorHAnsi" w:hAnsiTheme="minorHAnsi" w:cstheme="minorHAnsi"/>
              </w:rPr>
            </w:rPrChange>
          </w:rPr>
          <w:t>can also be called, but CMU Police dispatch will provide a faster response time.</w:t>
        </w:r>
      </w:ins>
    </w:p>
    <w:p w14:paraId="61C115BB" w14:textId="77777777" w:rsidR="00D31FAF" w:rsidRDefault="00D31FAF">
      <w:pPr>
        <w:rPr>
          <w:rFonts w:asciiTheme="minorHAnsi" w:hAnsiTheme="minorHAnsi" w:cstheme="minorHAnsi"/>
        </w:rPr>
      </w:pPr>
    </w:p>
    <w:p w14:paraId="41465DD3" w14:textId="1749F54F" w:rsidR="00EF6DB1" w:rsidRDefault="006955B2">
      <w:pPr>
        <w:rPr>
          <w:rFonts w:asciiTheme="minorHAnsi" w:hAnsiTheme="minorHAnsi" w:cstheme="minorHAnsi"/>
        </w:rPr>
      </w:pPr>
      <w:r>
        <w:rPr>
          <w:rFonts w:asciiTheme="minorHAnsi" w:hAnsiTheme="minorHAnsi" w:cstheme="minorHAnsi"/>
        </w:rPr>
        <w:t>Environmental Health and Safety</w:t>
      </w:r>
      <w:r>
        <w:rPr>
          <w:rFonts w:asciiTheme="minorHAnsi" w:hAnsiTheme="minorHAnsi" w:cstheme="minorHAnsi"/>
        </w:rPr>
        <w:tab/>
        <w:t xml:space="preserve">     </w:t>
      </w:r>
      <w:ins w:id="422" w:author="John Pyles" w:date="2018-12-11T19:26:00Z">
        <w:r w:rsidR="005537E3">
          <w:rPr>
            <w:rFonts w:asciiTheme="minorHAnsi" w:hAnsiTheme="minorHAnsi" w:cstheme="minorHAnsi"/>
          </w:rPr>
          <w:t>412-2</w:t>
        </w:r>
      </w:ins>
      <w:r>
        <w:rPr>
          <w:rFonts w:asciiTheme="minorHAnsi" w:hAnsiTheme="minorHAnsi" w:cstheme="minorHAnsi"/>
        </w:rPr>
        <w:t>8-81</w:t>
      </w:r>
      <w:ins w:id="423" w:author="John Pyles" w:date="2018-12-11T19:25:00Z">
        <w:r w:rsidR="005537E3">
          <w:rPr>
            <w:rFonts w:asciiTheme="minorHAnsi" w:hAnsiTheme="minorHAnsi" w:cstheme="minorHAnsi"/>
          </w:rPr>
          <w:t>8</w:t>
        </w:r>
      </w:ins>
      <w:del w:id="424" w:author="John Pyles" w:date="2018-12-11T19:25:00Z">
        <w:r w:rsidDel="005537E3">
          <w:rPr>
            <w:rFonts w:asciiTheme="minorHAnsi" w:hAnsiTheme="minorHAnsi" w:cstheme="minorHAnsi"/>
          </w:rPr>
          <w:delText>9</w:delText>
        </w:r>
      </w:del>
      <w:r>
        <w:rPr>
          <w:rFonts w:asciiTheme="minorHAnsi" w:hAnsiTheme="minorHAnsi" w:cstheme="minorHAnsi"/>
        </w:rPr>
        <w:t>2</w:t>
      </w:r>
      <w:ins w:id="425" w:author="John Pyles" w:date="2018-12-11T19:26:00Z">
        <w:r w:rsidR="005537E3">
          <w:rPr>
            <w:rFonts w:asciiTheme="minorHAnsi" w:hAnsiTheme="minorHAnsi" w:cstheme="minorHAnsi"/>
          </w:rPr>
          <w:t xml:space="preserve">  (8-8182 from a CMU phone)</w:t>
        </w:r>
      </w:ins>
    </w:p>
    <w:p w14:paraId="438A4B62" w14:textId="48576D65" w:rsidR="00EF6DB1" w:rsidRDefault="006955B2">
      <w:pPr>
        <w:rPr>
          <w:rFonts w:asciiTheme="minorHAnsi" w:hAnsiTheme="minorHAnsi" w:cstheme="minorHAnsi"/>
        </w:rPr>
      </w:pPr>
      <w:r>
        <w:rPr>
          <w:rFonts w:asciiTheme="minorHAnsi" w:hAnsiTheme="minorHAnsi" w:cstheme="minorHAnsi"/>
        </w:rPr>
        <w:t xml:space="preserve">Facilities Management:               </w:t>
      </w:r>
      <w:r>
        <w:rPr>
          <w:rFonts w:asciiTheme="minorHAnsi" w:hAnsiTheme="minorHAnsi" w:cstheme="minorHAnsi"/>
        </w:rPr>
        <w:tab/>
        <w:t xml:space="preserve">     </w:t>
      </w:r>
      <w:ins w:id="426" w:author="John Pyles" w:date="2018-12-11T19:26:00Z">
        <w:r w:rsidR="005537E3">
          <w:rPr>
            <w:rFonts w:asciiTheme="minorHAnsi" w:hAnsiTheme="minorHAnsi" w:cstheme="minorHAnsi"/>
          </w:rPr>
          <w:t>412-26</w:t>
        </w:r>
      </w:ins>
      <w:r>
        <w:rPr>
          <w:rFonts w:asciiTheme="minorHAnsi" w:hAnsiTheme="minorHAnsi" w:cstheme="minorHAnsi"/>
        </w:rPr>
        <w:t>8-2910</w:t>
      </w:r>
      <w:ins w:id="427" w:author="John Pyles" w:date="2018-12-11T19:26:00Z">
        <w:r w:rsidR="005537E3">
          <w:rPr>
            <w:rFonts w:asciiTheme="minorHAnsi" w:hAnsiTheme="minorHAnsi" w:cstheme="minorHAnsi"/>
          </w:rPr>
          <w:t xml:space="preserve">  (8-2910 from a CMU phone)</w:t>
        </w:r>
      </w:ins>
    </w:p>
    <w:p w14:paraId="2B7ABF60" w14:textId="47279033" w:rsidR="00EF6DB1" w:rsidRDefault="006955B2">
      <w:pPr>
        <w:rPr>
          <w:rFonts w:asciiTheme="minorHAnsi" w:hAnsiTheme="minorHAnsi" w:cstheme="minorHAnsi"/>
        </w:rPr>
      </w:pPr>
      <w:r>
        <w:rPr>
          <w:rFonts w:asciiTheme="minorHAnsi" w:hAnsiTheme="minorHAnsi" w:cstheme="minorHAnsi"/>
        </w:rPr>
        <w:t>Siemens Service:</w:t>
      </w:r>
      <w:r>
        <w:rPr>
          <w:rFonts w:asciiTheme="minorHAnsi" w:hAnsiTheme="minorHAnsi" w:cstheme="minorHAnsi"/>
        </w:rPr>
        <w:tab/>
      </w:r>
      <w:r>
        <w:rPr>
          <w:rFonts w:asciiTheme="minorHAnsi" w:hAnsiTheme="minorHAnsi" w:cstheme="minorHAnsi"/>
        </w:rPr>
        <w:tab/>
        <w:t xml:space="preserve">                </w:t>
      </w:r>
      <w:ins w:id="428" w:author="John Pyles" w:date="2018-12-11T19:26:00Z">
        <w:r w:rsidR="005537E3">
          <w:rPr>
            <w:rFonts w:asciiTheme="minorHAnsi" w:hAnsiTheme="minorHAnsi" w:cstheme="minorHAnsi"/>
          </w:rPr>
          <w:t xml:space="preserve">  </w:t>
        </w:r>
      </w:ins>
      <w:r>
        <w:rPr>
          <w:rFonts w:asciiTheme="minorHAnsi" w:hAnsiTheme="minorHAnsi" w:cstheme="minorHAnsi"/>
        </w:rPr>
        <w:t>1-800-888-7436</w:t>
      </w:r>
    </w:p>
    <w:p w14:paraId="1F0C9860" w14:textId="77777777" w:rsidR="00EF6DB1" w:rsidRDefault="00EF6DB1">
      <w:pPr>
        <w:jc w:val="both"/>
        <w:rPr>
          <w:rFonts w:asciiTheme="minorHAnsi" w:hAnsiTheme="minorHAnsi" w:cstheme="minorHAnsi"/>
          <w:b/>
        </w:rPr>
      </w:pPr>
    </w:p>
    <w:p w14:paraId="413E4DD4" w14:textId="77777777" w:rsidR="00EF6DB1" w:rsidRDefault="00EF6DB1">
      <w:pPr>
        <w:jc w:val="both"/>
        <w:rPr>
          <w:rFonts w:asciiTheme="minorHAnsi" w:hAnsiTheme="minorHAnsi" w:cstheme="minorHAnsi"/>
          <w:b/>
        </w:rPr>
      </w:pPr>
    </w:p>
    <w:p w14:paraId="0E3C8547" w14:textId="77777777" w:rsidR="00EF6DB1" w:rsidRDefault="006955B2" w:rsidP="00D115BD">
      <w:pPr>
        <w:pStyle w:val="Heading2"/>
      </w:pPr>
      <w:bookmarkStart w:id="429" w:name="_Toc532337987"/>
      <w:r>
        <w:t>4.1</w:t>
      </w:r>
      <w:r>
        <w:tab/>
        <w:t>Safety Responsibility and Authority</w:t>
      </w:r>
      <w:bookmarkEnd w:id="429"/>
    </w:p>
    <w:p w14:paraId="42D19E4E" w14:textId="77777777" w:rsidR="00EF6DB1" w:rsidRDefault="00EF6DB1">
      <w:pPr>
        <w:jc w:val="both"/>
        <w:rPr>
          <w:rFonts w:asciiTheme="minorHAnsi" w:hAnsiTheme="minorHAnsi" w:cstheme="minorHAnsi"/>
          <w:b/>
        </w:rPr>
      </w:pPr>
    </w:p>
    <w:p w14:paraId="7EB2E1EF" w14:textId="77777777" w:rsidR="00EF6DB1" w:rsidRDefault="006955B2">
      <w:pPr>
        <w:pStyle w:val="ListParagraph"/>
        <w:numPr>
          <w:ilvl w:val="0"/>
          <w:numId w:val="36"/>
        </w:numPr>
        <w:rPr>
          <w:rFonts w:asciiTheme="minorHAnsi" w:hAnsiTheme="minorHAnsi" w:cstheme="minorHAnsi"/>
          <w:b/>
        </w:rPr>
      </w:pPr>
      <w:r>
        <w:rPr>
          <w:rFonts w:asciiTheme="minorHAnsi" w:hAnsiTheme="minorHAnsi" w:cstheme="minorHAnsi"/>
          <w:b/>
        </w:rPr>
        <w:t>The MR Operator (usually the MR Technologist) is responsible for the screening and safety oversight of individuals in the BRIDGE Center.</w:t>
      </w:r>
    </w:p>
    <w:p w14:paraId="2F929898" w14:textId="77777777" w:rsidR="00EF6DB1" w:rsidRDefault="00EF6DB1">
      <w:pPr>
        <w:pStyle w:val="ListParagraph"/>
        <w:rPr>
          <w:rFonts w:asciiTheme="minorHAnsi" w:hAnsiTheme="minorHAnsi" w:cstheme="minorHAnsi"/>
          <w:b/>
        </w:rPr>
      </w:pPr>
    </w:p>
    <w:p w14:paraId="25F4C1FB" w14:textId="77777777" w:rsidR="00EF6DB1" w:rsidRDefault="006955B2">
      <w:pPr>
        <w:pStyle w:val="ListParagraph"/>
        <w:numPr>
          <w:ilvl w:val="0"/>
          <w:numId w:val="36"/>
        </w:numPr>
        <w:rPr>
          <w:rFonts w:asciiTheme="minorHAnsi" w:hAnsiTheme="minorHAnsi" w:cstheme="minorHAnsi"/>
          <w:b/>
        </w:rPr>
      </w:pPr>
      <w:r>
        <w:rPr>
          <w:rFonts w:asciiTheme="minorHAnsi" w:hAnsiTheme="minorHAnsi" w:cstheme="minorHAnsi"/>
          <w:b/>
        </w:rPr>
        <w:t>In an emergency situation, other researchers, participants, and visitors should follow the instructions and assist the MR Operator.</w:t>
      </w:r>
    </w:p>
    <w:p w14:paraId="39C28DF4" w14:textId="77777777" w:rsidR="00EF6DB1" w:rsidRDefault="00EF6DB1">
      <w:pPr>
        <w:rPr>
          <w:rFonts w:asciiTheme="minorHAnsi" w:hAnsiTheme="minorHAnsi" w:cstheme="minorHAnsi"/>
          <w:b/>
        </w:rPr>
      </w:pPr>
    </w:p>
    <w:p w14:paraId="77CCA653" w14:textId="77777777" w:rsidR="00EF6DB1" w:rsidRDefault="006955B2">
      <w:pPr>
        <w:rPr>
          <w:rFonts w:asciiTheme="minorHAnsi" w:hAnsiTheme="minorHAnsi" w:cstheme="minorHAnsi"/>
        </w:rPr>
      </w:pPr>
      <w:r>
        <w:rPr>
          <w:rFonts w:asciiTheme="minorHAnsi" w:hAnsiTheme="minorHAnsi" w:cstheme="minorHAnsi"/>
        </w:rPr>
        <w:t xml:space="preserve">During times when they are the designated MR Operator, this is the person responsible for safety oversight in the BRIDGE Center. This means they are responsible for screening individuals before entering Zone 3 or Zone 4. The MR Operator may also at any time end a study, evacuate participants from Zone 4 and/or Zone 3, and take other actions they deem necessary if they perceive a safety risk. Researchers and participants should follow the MR Operator’s instructions, and assist when requested in an emergency situation. While the MR Operator has safety oversight, researchers should voice any safety concerns they have to the MR Operator. This might include pointing out a missed or forgotten safety procedure, or a safety concern that the MR Operator might not have seen. Researchers should always feel they can raise a safety concern with the MR Operator. </w:t>
      </w:r>
      <w:r>
        <w:rPr>
          <w:rFonts w:asciiTheme="minorHAnsi" w:hAnsiTheme="minorHAnsi" w:cstheme="minorHAnsi"/>
          <w:u w:val="single"/>
        </w:rPr>
        <w:t>While safety oversight is the responsibility of the MR Operator, safety is a team effort and clear communication and safety procedures should always be practiced by all researchers in the BRIDGE Center.</w:t>
      </w:r>
    </w:p>
    <w:p w14:paraId="0115B272" w14:textId="77777777" w:rsidR="00EF6DB1" w:rsidRDefault="00EF6DB1">
      <w:pPr>
        <w:rPr>
          <w:rFonts w:asciiTheme="minorHAnsi" w:hAnsiTheme="minorHAnsi" w:cstheme="minorHAnsi"/>
          <w:b/>
        </w:rPr>
      </w:pPr>
    </w:p>
    <w:p w14:paraId="386B6F4B" w14:textId="77777777" w:rsidR="00EF6DB1" w:rsidRDefault="00EF6DB1">
      <w:pPr>
        <w:jc w:val="both"/>
        <w:rPr>
          <w:rFonts w:asciiTheme="minorHAnsi" w:hAnsiTheme="minorHAnsi" w:cstheme="minorHAnsi"/>
          <w:b/>
        </w:rPr>
      </w:pPr>
    </w:p>
    <w:p w14:paraId="0C996CB6" w14:textId="77777777" w:rsidR="00EF6DB1" w:rsidRDefault="00EF6DB1">
      <w:pPr>
        <w:jc w:val="both"/>
        <w:rPr>
          <w:rFonts w:asciiTheme="minorHAnsi" w:hAnsiTheme="minorHAnsi" w:cstheme="minorHAnsi"/>
          <w:b/>
        </w:rPr>
      </w:pPr>
    </w:p>
    <w:p w14:paraId="74EC4699" w14:textId="77777777" w:rsidR="00EF6DB1" w:rsidRDefault="006955B2" w:rsidP="00D115BD">
      <w:pPr>
        <w:pStyle w:val="Heading2"/>
      </w:pPr>
      <w:bookmarkStart w:id="430" w:name="_Toc532337988"/>
      <w:r>
        <w:t>4.2</w:t>
      </w:r>
      <w:r>
        <w:tab/>
        <w:t>MRI Quench – Emergency Magnet Run-Down</w:t>
      </w:r>
      <w:bookmarkEnd w:id="430"/>
    </w:p>
    <w:p w14:paraId="275D5C89" w14:textId="77777777" w:rsidR="00EF6DB1" w:rsidRDefault="00EF6DB1">
      <w:pPr>
        <w:jc w:val="both"/>
        <w:rPr>
          <w:rFonts w:asciiTheme="minorHAnsi" w:hAnsiTheme="minorHAnsi" w:cstheme="minorHAnsi"/>
        </w:rPr>
      </w:pPr>
    </w:p>
    <w:p w14:paraId="43B3BE79" w14:textId="77777777" w:rsidR="00EF6DB1" w:rsidRDefault="006955B2">
      <w:pPr>
        <w:rPr>
          <w:rFonts w:asciiTheme="minorHAnsi" w:hAnsiTheme="minorHAnsi" w:cstheme="minorHAnsi"/>
        </w:rPr>
      </w:pPr>
      <w:r>
        <w:rPr>
          <w:rFonts w:asciiTheme="minorHAnsi" w:hAnsiTheme="minorHAnsi" w:cstheme="minorHAnsi"/>
        </w:rPr>
        <w:t xml:space="preserve">A magnet quench quickly dissipates the </w:t>
      </w:r>
      <w:proofErr w:type="spellStart"/>
      <w:r>
        <w:rPr>
          <w:rFonts w:asciiTheme="minorHAnsi" w:hAnsiTheme="minorHAnsi" w:cstheme="minorHAnsi"/>
        </w:rPr>
        <w:t>MRIʼs</w:t>
      </w:r>
      <w:proofErr w:type="spellEnd"/>
      <w:r>
        <w:rPr>
          <w:rFonts w:asciiTheme="minorHAnsi" w:hAnsiTheme="minorHAnsi" w:cstheme="minorHAnsi"/>
        </w:rPr>
        <w:t xml:space="preserve"> magnetic field and may be initiated by pressing one of the two Magnet Stop buttons. A quench should </w:t>
      </w:r>
      <w:r>
        <w:rPr>
          <w:rFonts w:asciiTheme="minorHAnsi" w:hAnsiTheme="minorHAnsi" w:cstheme="minorHAnsi"/>
          <w:b/>
          <w:bCs/>
        </w:rPr>
        <w:t xml:space="preserve">only </w:t>
      </w:r>
      <w:r>
        <w:rPr>
          <w:rFonts w:asciiTheme="minorHAnsi" w:hAnsiTheme="minorHAnsi" w:cstheme="minorHAnsi"/>
        </w:rPr>
        <w:t xml:space="preserve">be initiated by authorized personnel in the </w:t>
      </w:r>
      <w:r>
        <w:rPr>
          <w:rFonts w:asciiTheme="minorHAnsi" w:hAnsiTheme="minorHAnsi" w:cstheme="minorHAnsi"/>
        </w:rPr>
        <w:lastRenderedPageBreak/>
        <w:t xml:space="preserve">event of a </w:t>
      </w:r>
      <w:r>
        <w:rPr>
          <w:rFonts w:asciiTheme="minorHAnsi" w:hAnsiTheme="minorHAnsi" w:cstheme="minorHAnsi"/>
          <w:b/>
          <w:bCs/>
        </w:rPr>
        <w:t>life-threatening emergency</w:t>
      </w:r>
      <w:r>
        <w:rPr>
          <w:rFonts w:asciiTheme="minorHAnsi" w:hAnsiTheme="minorHAnsi" w:cstheme="minorHAnsi"/>
        </w:rPr>
        <w:t xml:space="preserve">, such as an individual in respiratory distress being pinned to the magnet by a metallic object. A quench of the magnet is extremely expensive and has the potential to damage the MRI scanner. In non-life threatening situations, such as a piece of equipment being pinned against the magnet, no one should initiate a quench. In the event of a spontaneous </w:t>
      </w:r>
      <w:proofErr w:type="spellStart"/>
      <w:r>
        <w:rPr>
          <w:rFonts w:asciiTheme="minorHAnsi" w:hAnsiTheme="minorHAnsi" w:cstheme="minorHAnsi"/>
        </w:rPr>
        <w:t>ʻquenchʼ</w:t>
      </w:r>
      <w:proofErr w:type="spellEnd"/>
      <w:r>
        <w:rPr>
          <w:rFonts w:asciiTheme="minorHAnsi" w:hAnsiTheme="minorHAnsi" w:cstheme="minorHAnsi"/>
        </w:rPr>
        <w:t xml:space="preserve"> of the MRI system, follow procedure starting with Evacuation of all personnel and visitors. </w:t>
      </w:r>
    </w:p>
    <w:p w14:paraId="619F0577" w14:textId="77777777" w:rsidR="00EF6DB1" w:rsidRDefault="00EF6DB1">
      <w:pPr>
        <w:jc w:val="both"/>
        <w:rPr>
          <w:rFonts w:asciiTheme="minorHAnsi" w:hAnsiTheme="minorHAnsi" w:cstheme="minorHAnsi"/>
        </w:rPr>
      </w:pPr>
    </w:p>
    <w:p w14:paraId="2CA19A72" w14:textId="7E66EA41" w:rsidR="00EF6DB1" w:rsidRDefault="006955B2">
      <w:pPr>
        <w:ind w:left="360"/>
        <w:rPr>
          <w:rFonts w:asciiTheme="minorHAnsi" w:hAnsiTheme="minorHAnsi" w:cstheme="minorHAnsi"/>
        </w:rPr>
      </w:pPr>
      <w:r>
        <w:rPr>
          <w:rFonts w:asciiTheme="minorHAnsi" w:hAnsiTheme="minorHAnsi" w:cstheme="minorHAnsi"/>
        </w:rPr>
        <w:t>The Right red “Stop” button under the plastic cover is the MR Quench button. This will trigger an alarm and initiate the quench. A quench may take 2-3 minutes to bring the field down, and there may still be a magnetic field present, so not metal objects should be taken in the room.</w:t>
      </w:r>
    </w:p>
    <w:p w14:paraId="4EAED6B0" w14:textId="77777777" w:rsidR="00EF6DB1" w:rsidRDefault="00EF6DB1">
      <w:pPr>
        <w:pStyle w:val="ListParagraph"/>
        <w:spacing w:after="200"/>
        <w:rPr>
          <w:rFonts w:asciiTheme="minorHAnsi" w:hAnsiTheme="minorHAnsi" w:cstheme="minorHAnsi"/>
        </w:rPr>
      </w:pPr>
    </w:p>
    <w:p w14:paraId="246EFE86" w14:textId="77777777" w:rsidR="00EF6DB1" w:rsidRDefault="006955B2">
      <w:pPr>
        <w:pStyle w:val="ListParagraph"/>
        <w:numPr>
          <w:ilvl w:val="0"/>
          <w:numId w:val="25"/>
        </w:numPr>
        <w:spacing w:after="200"/>
        <w:rPr>
          <w:rFonts w:asciiTheme="minorHAnsi" w:hAnsiTheme="minorHAnsi" w:cstheme="minorHAnsi"/>
        </w:rPr>
      </w:pPr>
      <w:r>
        <w:rPr>
          <w:rFonts w:asciiTheme="minorHAnsi" w:hAnsiTheme="minorHAnsi" w:cstheme="minorHAnsi"/>
        </w:rPr>
        <w:t xml:space="preserve">Quench </w:t>
      </w:r>
      <w:r>
        <w:rPr>
          <w:rFonts w:asciiTheme="minorHAnsi" w:hAnsiTheme="minorHAnsi" w:cstheme="minorHAnsi"/>
          <w:b/>
        </w:rPr>
        <w:t>ONLY</w:t>
      </w:r>
      <w:r>
        <w:rPr>
          <w:rFonts w:asciiTheme="minorHAnsi" w:hAnsiTheme="minorHAnsi" w:cstheme="minorHAnsi"/>
        </w:rPr>
        <w:t xml:space="preserve"> if there is a personal or patient injury or injury risk:</w:t>
      </w:r>
    </w:p>
    <w:p w14:paraId="51271353"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A subject is “pinned” within or against magnet</w:t>
      </w:r>
    </w:p>
    <w:p w14:paraId="631D3D47"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A fire within gantry that cannot be extinguished.</w:t>
      </w:r>
      <w:r>
        <w:rPr>
          <w:rFonts w:asciiTheme="minorHAnsi" w:hAnsiTheme="minorHAnsi" w:cstheme="minorHAnsi"/>
        </w:rPr>
        <w:br/>
      </w:r>
    </w:p>
    <w:p w14:paraId="73C4BCBC" w14:textId="77777777" w:rsidR="00EF6DB1" w:rsidRDefault="006955B2">
      <w:pPr>
        <w:pStyle w:val="ListParagraph"/>
        <w:numPr>
          <w:ilvl w:val="0"/>
          <w:numId w:val="25"/>
        </w:numPr>
        <w:spacing w:after="200"/>
        <w:rPr>
          <w:rFonts w:asciiTheme="minorHAnsi" w:hAnsiTheme="minorHAnsi" w:cstheme="minorHAnsi"/>
        </w:rPr>
      </w:pPr>
      <w:r>
        <w:rPr>
          <w:rFonts w:asciiTheme="minorHAnsi" w:hAnsiTheme="minorHAnsi" w:cstheme="minorHAnsi"/>
        </w:rPr>
        <w:t xml:space="preserve">A Quench is </w:t>
      </w:r>
      <w:r>
        <w:rPr>
          <w:rFonts w:asciiTheme="minorHAnsi" w:hAnsiTheme="minorHAnsi" w:cstheme="minorHAnsi"/>
          <w:b/>
        </w:rPr>
        <w:t>NOT</w:t>
      </w:r>
      <w:r>
        <w:rPr>
          <w:rFonts w:asciiTheme="minorHAnsi" w:hAnsiTheme="minorHAnsi" w:cstheme="minorHAnsi"/>
        </w:rPr>
        <w:t xml:space="preserve"> </w:t>
      </w:r>
      <w:r>
        <w:rPr>
          <w:rFonts w:asciiTheme="minorHAnsi" w:hAnsiTheme="minorHAnsi" w:cstheme="minorHAnsi"/>
          <w:b/>
        </w:rPr>
        <w:t>necessary</w:t>
      </w:r>
      <w:r>
        <w:rPr>
          <w:rFonts w:asciiTheme="minorHAnsi" w:hAnsiTheme="minorHAnsi" w:cstheme="minorHAnsi"/>
        </w:rPr>
        <w:t>:</w:t>
      </w:r>
    </w:p>
    <w:p w14:paraId="5D89605F"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For an isolated projectile in magnet, without patient risk; the service engineer should be called.</w:t>
      </w:r>
    </w:p>
    <w:p w14:paraId="7A4301E3"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In an emergency event (i.e. ER code, fire), if the patient can be removed safely.</w:t>
      </w:r>
    </w:p>
    <w:p w14:paraId="77AC5873" w14:textId="77777777" w:rsidR="00EF6DB1" w:rsidRDefault="006955B2">
      <w:pPr>
        <w:widowControl w:val="0"/>
        <w:numPr>
          <w:ilvl w:val="0"/>
          <w:numId w:val="28"/>
        </w:numPr>
        <w:suppressAutoHyphens/>
        <w:rPr>
          <w:rFonts w:asciiTheme="minorHAnsi" w:hAnsiTheme="minorHAnsi" w:cstheme="minorHAnsi"/>
        </w:rPr>
      </w:pPr>
      <w:r>
        <w:rPr>
          <w:rFonts w:asciiTheme="minorHAnsi" w:hAnsiTheme="minorHAnsi" w:cstheme="minorHAnsi"/>
        </w:rPr>
        <w:t>If a metallic object is attached to the magnet and a quench is not initiated:</w:t>
      </w:r>
    </w:p>
    <w:p w14:paraId="29CA1EB4"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Consider not using the patient bed controls!</w:t>
      </w:r>
    </w:p>
    <w:p w14:paraId="4A089AA9"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Don’t risk moving the magnetic item!</w:t>
      </w:r>
    </w:p>
    <w:p w14:paraId="472212DF"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If possible, recover the participant from the magnet bore leaving the attached item in place.</w:t>
      </w:r>
    </w:p>
    <w:p w14:paraId="013AC7D0" w14:textId="13206876" w:rsidR="00EF6DB1" w:rsidRDefault="00EF6DB1">
      <w:pPr>
        <w:jc w:val="both"/>
        <w:rPr>
          <w:rFonts w:asciiTheme="minorHAnsi" w:hAnsiTheme="minorHAnsi" w:cstheme="minorHAnsi"/>
          <w:b/>
        </w:rPr>
      </w:pPr>
    </w:p>
    <w:p w14:paraId="5D544444" w14:textId="04CBD6E6" w:rsidR="00AC7C8B" w:rsidRDefault="00AC7C8B">
      <w:pPr>
        <w:jc w:val="both"/>
        <w:rPr>
          <w:rFonts w:asciiTheme="minorHAnsi" w:hAnsiTheme="minorHAnsi" w:cstheme="minorHAnsi"/>
          <w:b/>
        </w:rPr>
      </w:pPr>
      <w:r w:rsidRPr="00AC7C8B">
        <w:rPr>
          <w:rFonts w:asciiTheme="minorHAnsi" w:hAnsiTheme="minorHAnsi" w:cstheme="minorHAnsi"/>
          <w:b/>
          <w:noProof/>
        </w:rPr>
        <w:drawing>
          <wp:anchor distT="0" distB="0" distL="114300" distR="114300" simplePos="0" relativeHeight="251659264" behindDoc="1" locked="0" layoutInCell="1" allowOverlap="1" wp14:anchorId="1AFFE224" wp14:editId="65933579">
            <wp:simplePos x="0" y="0"/>
            <wp:positionH relativeFrom="column">
              <wp:posOffset>0</wp:posOffset>
            </wp:positionH>
            <wp:positionV relativeFrom="paragraph">
              <wp:posOffset>187325</wp:posOffset>
            </wp:positionV>
            <wp:extent cx="1790065" cy="2223770"/>
            <wp:effectExtent l="0" t="0" r="635" b="5080"/>
            <wp:wrapTopAndBottom/>
            <wp:docPr id="12" name="image52.png"/>
            <wp:cNvGraphicFramePr/>
            <a:graphic xmlns:a="http://schemas.openxmlformats.org/drawingml/2006/main">
              <a:graphicData uri="http://schemas.openxmlformats.org/drawingml/2006/picture">
                <pic:pic xmlns:pic="http://schemas.openxmlformats.org/drawingml/2006/picture">
                  <pic:nvPicPr>
                    <pic:cNvPr id="1" name="image52.png"/>
                    <pic:cNvPicPr/>
                  </pic:nvPicPr>
                  <pic:blipFill>
                    <a:blip r:embed="rId44"/>
                    <a:srcRect/>
                    <a:stretch>
                      <a:fillRect/>
                    </a:stretch>
                  </pic:blipFill>
                  <pic:spPr>
                    <a:xfrm>
                      <a:off x="0" y="0"/>
                      <a:ext cx="1790065" cy="2223770"/>
                    </a:xfrm>
                    <a:prstGeom prst="rect">
                      <a:avLst/>
                    </a:prstGeom>
                    <a:noFill/>
                    <a:ln>
                      <a:noFill/>
                      <a:prstDash/>
                    </a:ln>
                  </pic:spPr>
                </pic:pic>
              </a:graphicData>
            </a:graphic>
          </wp:anchor>
        </w:drawing>
      </w:r>
      <w:r w:rsidRPr="00AC7C8B">
        <w:rPr>
          <w:rFonts w:asciiTheme="minorHAnsi" w:hAnsiTheme="minorHAnsi" w:cstheme="minorHAnsi"/>
          <w:b/>
          <w:noProof/>
        </w:rPr>
        <w:drawing>
          <wp:anchor distT="0" distB="0" distL="114300" distR="114300" simplePos="0" relativeHeight="251660288" behindDoc="1" locked="0" layoutInCell="1" allowOverlap="1" wp14:anchorId="5B775E36" wp14:editId="0D66361B">
            <wp:simplePos x="0" y="0"/>
            <wp:positionH relativeFrom="column">
              <wp:posOffset>1898015</wp:posOffset>
            </wp:positionH>
            <wp:positionV relativeFrom="paragraph">
              <wp:posOffset>337820</wp:posOffset>
            </wp:positionV>
            <wp:extent cx="1790065" cy="2075815"/>
            <wp:effectExtent l="0" t="0" r="635" b="635"/>
            <wp:wrapTopAndBottom/>
            <wp:docPr id="2" name="image85.png"/>
            <wp:cNvGraphicFramePr/>
            <a:graphic xmlns:a="http://schemas.openxmlformats.org/drawingml/2006/main">
              <a:graphicData uri="http://schemas.openxmlformats.org/drawingml/2006/picture">
                <pic:pic xmlns:pic="http://schemas.openxmlformats.org/drawingml/2006/picture">
                  <pic:nvPicPr>
                    <pic:cNvPr id="2" name="image85.png"/>
                    <pic:cNvPicPr/>
                  </pic:nvPicPr>
                  <pic:blipFill>
                    <a:blip r:embed="rId45"/>
                    <a:srcRect/>
                    <a:stretch>
                      <a:fillRect/>
                    </a:stretch>
                  </pic:blipFill>
                  <pic:spPr>
                    <a:xfrm>
                      <a:off x="0" y="0"/>
                      <a:ext cx="1790065" cy="2075815"/>
                    </a:xfrm>
                    <a:prstGeom prst="rect">
                      <a:avLst/>
                    </a:prstGeom>
                    <a:noFill/>
                    <a:ln>
                      <a:noFill/>
                      <a:prstDash/>
                    </a:ln>
                  </pic:spPr>
                </pic:pic>
              </a:graphicData>
            </a:graphic>
          </wp:anchor>
        </w:drawing>
      </w:r>
    </w:p>
    <w:p w14:paraId="33F32D5F" w14:textId="77777777" w:rsidR="00AC7C8B" w:rsidRDefault="00AC7C8B">
      <w:pPr>
        <w:jc w:val="both"/>
        <w:rPr>
          <w:rFonts w:asciiTheme="minorHAnsi" w:hAnsiTheme="minorHAnsi" w:cstheme="minorHAnsi"/>
          <w:b/>
        </w:rPr>
      </w:pPr>
    </w:p>
    <w:p w14:paraId="47101F06" w14:textId="77777777" w:rsidR="00EF6DB1" w:rsidRDefault="00EF6DB1">
      <w:pPr>
        <w:jc w:val="both"/>
        <w:rPr>
          <w:rFonts w:asciiTheme="minorHAnsi" w:hAnsiTheme="minorHAnsi" w:cstheme="minorHAnsi"/>
          <w:b/>
        </w:rPr>
      </w:pPr>
    </w:p>
    <w:p w14:paraId="50830651"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Procedures for Quench</w:t>
      </w:r>
    </w:p>
    <w:p w14:paraId="4D962E43" w14:textId="77777777" w:rsidR="00EF6DB1" w:rsidRDefault="00EF6DB1">
      <w:pPr>
        <w:tabs>
          <w:tab w:val="left" w:pos="360"/>
        </w:tabs>
        <w:rPr>
          <w:rFonts w:asciiTheme="minorHAnsi" w:hAnsiTheme="minorHAnsi" w:cstheme="minorHAnsi"/>
          <w:b/>
        </w:rPr>
      </w:pPr>
    </w:p>
    <w:p w14:paraId="15799C34"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 xml:space="preserve">Remain calm, and assess the situation. </w:t>
      </w:r>
    </w:p>
    <w:p w14:paraId="756A44E3"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lastRenderedPageBreak/>
        <w:t xml:space="preserve">If warranted, push one of the two Magnet Stop buttons. One is located on the wall of the magnet room and the other is to the left of the operator console. </w:t>
      </w:r>
    </w:p>
    <w:p w14:paraId="08E1BC0B" w14:textId="77777777" w:rsidR="00EF6DB1" w:rsidRDefault="006955B2">
      <w:pPr>
        <w:pStyle w:val="ListParagraph"/>
        <w:numPr>
          <w:ilvl w:val="2"/>
          <w:numId w:val="35"/>
        </w:numPr>
        <w:spacing w:after="200"/>
        <w:rPr>
          <w:rFonts w:asciiTheme="minorHAnsi" w:hAnsiTheme="minorHAnsi" w:cstheme="minorHAnsi"/>
          <w:u w:val="single"/>
        </w:rPr>
      </w:pPr>
      <w:r>
        <w:rPr>
          <w:rFonts w:asciiTheme="minorHAnsi" w:hAnsiTheme="minorHAnsi" w:cstheme="minorHAnsi"/>
          <w:u w:val="single"/>
        </w:rPr>
        <w:t xml:space="preserve">The decision to quench the magnet should be made by the MR Operator (Technologist) ONLY unless the MR Operator is incapacitated, themselves in danger of great physical injury, or for some other reason unable or unavailable to assess the situation and make a quench decision. </w:t>
      </w:r>
    </w:p>
    <w:p w14:paraId="56F7A3F9"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 spontaneous quench occurs, inform the participant in the bore to stay calm, and to remain on the table. Follow the procedures below.</w:t>
      </w:r>
    </w:p>
    <w:p w14:paraId="755A6736"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 spontaneous quench occurs due to fire, follow the MRI fire procedures.</w:t>
      </w:r>
    </w:p>
    <w:p w14:paraId="28368811" w14:textId="77777777" w:rsidR="00EF6DB1" w:rsidRDefault="00EF6DB1">
      <w:pPr>
        <w:pStyle w:val="ListParagraph"/>
        <w:spacing w:after="200"/>
        <w:rPr>
          <w:rFonts w:asciiTheme="minorHAnsi" w:hAnsiTheme="minorHAnsi" w:cstheme="minorHAnsi"/>
        </w:rPr>
      </w:pPr>
    </w:p>
    <w:p w14:paraId="4F0EBAFC"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 xml:space="preserve">Notify nearby colleagues/staff of the emergency. </w:t>
      </w:r>
    </w:p>
    <w:p w14:paraId="032821FA" w14:textId="1A35EF50" w:rsidR="00EF6DB1" w:rsidRDefault="006955B2">
      <w:pPr>
        <w:pStyle w:val="ListParagraph"/>
        <w:numPr>
          <w:ilvl w:val="1"/>
          <w:numId w:val="35"/>
        </w:numPr>
        <w:spacing w:after="200"/>
        <w:rPr>
          <w:rFonts w:asciiTheme="minorHAnsi" w:hAnsiTheme="minorHAnsi" w:cstheme="minorHAnsi"/>
          <w:b/>
        </w:rPr>
      </w:pPr>
      <w:r>
        <w:rPr>
          <w:rFonts w:asciiTheme="minorHAnsi" w:hAnsiTheme="minorHAnsi" w:cstheme="minorHAnsi"/>
        </w:rPr>
        <w:t>If available, other MR staff can initiate notification of appropriate emergency personnel</w:t>
      </w:r>
      <w:r>
        <w:rPr>
          <w:rFonts w:asciiTheme="minorHAnsi" w:hAnsiTheme="minorHAnsi" w:cstheme="minorHAnsi"/>
          <w:b/>
        </w:rPr>
        <w:t xml:space="preserve">. Call </w:t>
      </w:r>
      <w:del w:id="431" w:author="John Pyles" w:date="2018-12-11T23:47:00Z">
        <w:r w:rsidRPr="007F2DE4" w:rsidDel="007F2DE4">
          <w:rPr>
            <w:rFonts w:asciiTheme="minorHAnsi" w:hAnsiTheme="minorHAnsi" w:cstheme="minorHAnsi"/>
            <w:b/>
          </w:rPr>
          <w:delText>8-2323.</w:delText>
        </w:r>
      </w:del>
      <w:ins w:id="432" w:author="John Pyles" w:date="2018-12-11T23:46:00Z">
        <w:r w:rsidR="007F2DE4" w:rsidRPr="007F2DE4">
          <w:rPr>
            <w:rFonts w:asciiTheme="minorHAnsi" w:hAnsiTheme="minorHAnsi" w:cstheme="minorHAnsi"/>
            <w:b/>
            <w:rPrChange w:id="433" w:author="John Pyles" w:date="2018-12-11T23:47:00Z">
              <w:rPr>
                <w:rFonts w:asciiTheme="minorHAnsi" w:hAnsiTheme="minorHAnsi" w:cstheme="minorHAnsi"/>
              </w:rPr>
            </w:rPrChange>
          </w:rPr>
          <w:t>412-268-2323  (8-2323 from a CMU phone)</w:t>
        </w:r>
      </w:ins>
      <w:ins w:id="434" w:author="John Pyles" w:date="2018-12-11T23:47:00Z">
        <w:r w:rsidR="007F2DE4" w:rsidRPr="007F2DE4">
          <w:rPr>
            <w:rFonts w:asciiTheme="minorHAnsi" w:hAnsiTheme="minorHAnsi" w:cstheme="minorHAnsi"/>
            <w:b/>
            <w:rPrChange w:id="435" w:author="John Pyles" w:date="2018-12-11T23:47:00Z">
              <w:rPr>
                <w:rFonts w:asciiTheme="minorHAnsi" w:hAnsiTheme="minorHAnsi" w:cstheme="minorHAnsi"/>
              </w:rPr>
            </w:rPrChange>
          </w:rPr>
          <w:t>.</w:t>
        </w:r>
      </w:ins>
    </w:p>
    <w:p w14:paraId="35AC31C9" w14:textId="77777777" w:rsidR="00EF6DB1" w:rsidRDefault="00EF6DB1">
      <w:pPr>
        <w:pStyle w:val="ListParagraph"/>
        <w:ind w:left="1440"/>
        <w:rPr>
          <w:rFonts w:asciiTheme="minorHAnsi" w:hAnsiTheme="minorHAnsi" w:cstheme="minorHAnsi"/>
          <w:b/>
        </w:rPr>
      </w:pPr>
    </w:p>
    <w:p w14:paraId="29FECE2E"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Keep the Magnet Room (Zone 4) door propped open in case of a sudden cryogen gas release into the room.</w:t>
      </w:r>
    </w:p>
    <w:p w14:paraId="2F38833E" w14:textId="77777777" w:rsidR="00EF6DB1" w:rsidRDefault="00EF6DB1">
      <w:pPr>
        <w:pStyle w:val="ListParagraph"/>
        <w:rPr>
          <w:rFonts w:asciiTheme="minorHAnsi" w:hAnsiTheme="minorHAnsi" w:cstheme="minorHAnsi"/>
        </w:rPr>
      </w:pPr>
    </w:p>
    <w:p w14:paraId="260FB4C5"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Proceed to vacate participant from the MRI bore:</w:t>
      </w:r>
    </w:p>
    <w:p w14:paraId="4396BBD6"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Move table out of magnet automatically (if power is still on) or manually with table release (if power is out).</w:t>
      </w:r>
    </w:p>
    <w:p w14:paraId="08B0EB85"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Assist participant in getting out of the Magnet Room as quickly as possible. If the participant is immobile or unconscious, move the participant from the MRI table to an MR compatible stretcher and then out of the Magnet Room.</w:t>
      </w:r>
    </w:p>
    <w:p w14:paraId="0647FA94"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For individuals pinned or trapped by a ferrous object, a quench will last approximately 1-3 minutes, at which time the ferromagnetic object may become dislodged. Proceed to vacate the participant after this time.</w:t>
      </w:r>
    </w:p>
    <w:p w14:paraId="1264A828"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Transport participant to a safe area, which will be determined by the extent of the quench event, and the nature of participant injury (if any).</w:t>
      </w:r>
    </w:p>
    <w:p w14:paraId="3A93B656" w14:textId="77777777" w:rsidR="00EF6DB1" w:rsidRDefault="00EF6DB1">
      <w:pPr>
        <w:pStyle w:val="ListParagraph"/>
        <w:ind w:left="360"/>
        <w:rPr>
          <w:rFonts w:asciiTheme="minorHAnsi" w:hAnsiTheme="minorHAnsi" w:cstheme="minorHAnsi"/>
        </w:rPr>
      </w:pPr>
    </w:p>
    <w:p w14:paraId="4FC6D6BC"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Notify appropriate emergency personnel, if you have not already done so.</w:t>
      </w:r>
    </w:p>
    <w:p w14:paraId="1A28CDCE"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 xml:space="preserve">Determine who needs to be notified (i.e. police, fire, ER, </w:t>
      </w:r>
      <w:proofErr w:type="spellStart"/>
      <w:r>
        <w:rPr>
          <w:rFonts w:asciiTheme="minorHAnsi" w:hAnsiTheme="minorHAnsi" w:cstheme="minorHAnsi"/>
        </w:rPr>
        <w:t>etc</w:t>
      </w:r>
      <w:proofErr w:type="spellEnd"/>
      <w:r>
        <w:rPr>
          <w:rFonts w:asciiTheme="minorHAnsi" w:hAnsiTheme="minorHAnsi" w:cstheme="minorHAnsi"/>
        </w:rPr>
        <w:t>)</w:t>
      </w:r>
    </w:p>
    <w:p w14:paraId="2A6C13B5" w14:textId="07002E8C" w:rsidR="00EF6DB1" w:rsidRDefault="006955B2">
      <w:pPr>
        <w:pStyle w:val="ListParagraph"/>
        <w:numPr>
          <w:ilvl w:val="4"/>
          <w:numId w:val="35"/>
        </w:numPr>
        <w:rPr>
          <w:rFonts w:asciiTheme="minorHAnsi" w:hAnsiTheme="minorHAnsi" w:cstheme="minorHAnsi"/>
          <w:b/>
        </w:rPr>
      </w:pPr>
      <w:del w:id="436" w:author="John Pyles" w:date="2018-12-11T23:47:00Z">
        <w:r w:rsidDel="007F2DE4">
          <w:rPr>
            <w:rFonts w:asciiTheme="minorHAnsi" w:hAnsiTheme="minorHAnsi" w:cstheme="minorHAnsi"/>
            <w:b/>
          </w:rPr>
          <w:delText xml:space="preserve">Call </w:delText>
        </w:r>
      </w:del>
      <w:ins w:id="437" w:author="John Pyles" w:date="2018-12-11T23:47:00Z">
        <w:r w:rsidR="007F2DE4">
          <w:rPr>
            <w:rFonts w:asciiTheme="minorHAnsi" w:hAnsiTheme="minorHAnsi" w:cstheme="minorHAnsi"/>
            <w:b/>
          </w:rPr>
          <w:t xml:space="preserve">Call </w:t>
        </w:r>
        <w:r w:rsidR="007F2DE4" w:rsidRPr="004368AA">
          <w:rPr>
            <w:rFonts w:asciiTheme="minorHAnsi" w:hAnsiTheme="minorHAnsi" w:cstheme="minorHAnsi"/>
            <w:b/>
          </w:rPr>
          <w:t>412-268-2323  (8-2323 from a CMU phone).</w:t>
        </w:r>
      </w:ins>
      <w:del w:id="438" w:author="John Pyles" w:date="2018-12-11T23:47:00Z">
        <w:r w:rsidDel="007F2DE4">
          <w:rPr>
            <w:rFonts w:asciiTheme="minorHAnsi" w:hAnsiTheme="minorHAnsi" w:cstheme="minorHAnsi"/>
            <w:b/>
          </w:rPr>
          <w:delText>8-2323</w:delText>
        </w:r>
      </w:del>
    </w:p>
    <w:p w14:paraId="0F3CBF41" w14:textId="77777777" w:rsidR="00EF6DB1" w:rsidRDefault="00EF6DB1">
      <w:pPr>
        <w:pStyle w:val="ListParagraph"/>
        <w:ind w:left="1080"/>
        <w:rPr>
          <w:rFonts w:asciiTheme="minorHAnsi" w:hAnsiTheme="minorHAnsi" w:cstheme="minorHAnsi"/>
        </w:rPr>
      </w:pPr>
    </w:p>
    <w:p w14:paraId="2881D271"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Despite a quench event, no ferrous material should be allowed in the Magnet Room (Zone 4) until zero magnetic field is confirmed.</w:t>
      </w:r>
    </w:p>
    <w:p w14:paraId="17730AE0"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available, other BRIDGE Center staff members or researchers should remain near the entrance of the Magnet Room to prevent premature entry of emergency personnel.</w:t>
      </w:r>
    </w:p>
    <w:p w14:paraId="3374F457" w14:textId="77777777" w:rsidR="00EF6DB1" w:rsidRDefault="00EF6DB1">
      <w:pPr>
        <w:pStyle w:val="ListParagraph"/>
        <w:ind w:left="1080"/>
        <w:rPr>
          <w:rFonts w:asciiTheme="minorHAnsi" w:hAnsiTheme="minorHAnsi" w:cstheme="minorHAnsi"/>
        </w:rPr>
      </w:pPr>
    </w:p>
    <w:p w14:paraId="28CE7397" w14:textId="77777777" w:rsidR="00EF6DB1" w:rsidRDefault="006955B2">
      <w:pPr>
        <w:pStyle w:val="ListParagraph"/>
        <w:numPr>
          <w:ilvl w:val="0"/>
          <w:numId w:val="35"/>
        </w:numPr>
        <w:rPr>
          <w:rFonts w:asciiTheme="minorHAnsi" w:hAnsiTheme="minorHAnsi" w:cstheme="minorHAnsi"/>
        </w:rPr>
      </w:pPr>
      <w:r>
        <w:rPr>
          <w:rFonts w:asciiTheme="minorHAnsi" w:hAnsiTheme="minorHAnsi" w:cstheme="minorHAnsi"/>
        </w:rPr>
        <w:t>If there is a ferrous object it should not be removed from the magnet or Magnet Room until the patient is safely removed from the Magnet Room and the Scientific Operations Director or Co-Director is notified, unless the patient is trapped by the object.</w:t>
      </w:r>
    </w:p>
    <w:p w14:paraId="7B26725A" w14:textId="5C0892F3" w:rsidR="00EF6DB1" w:rsidRDefault="00EF6DB1">
      <w:pPr>
        <w:jc w:val="both"/>
        <w:rPr>
          <w:rFonts w:asciiTheme="minorHAnsi" w:hAnsiTheme="minorHAnsi" w:cstheme="minorHAnsi"/>
          <w:b/>
          <w:sz w:val="32"/>
          <w:szCs w:val="32"/>
        </w:rPr>
      </w:pPr>
    </w:p>
    <w:p w14:paraId="4FFA6199" w14:textId="77777777" w:rsidR="00D115BD" w:rsidRDefault="00D115BD">
      <w:pPr>
        <w:jc w:val="both"/>
        <w:rPr>
          <w:rFonts w:asciiTheme="minorHAnsi" w:hAnsiTheme="minorHAnsi" w:cstheme="minorHAnsi"/>
          <w:b/>
          <w:sz w:val="32"/>
          <w:szCs w:val="32"/>
        </w:rPr>
      </w:pPr>
    </w:p>
    <w:p w14:paraId="6B4C5181" w14:textId="77777777" w:rsidR="007F2DE4" w:rsidRDefault="007F2DE4" w:rsidP="00D115BD">
      <w:pPr>
        <w:pStyle w:val="Heading2"/>
        <w:rPr>
          <w:ins w:id="439" w:author="John Pyles" w:date="2018-12-11T23:47:00Z"/>
        </w:rPr>
      </w:pPr>
    </w:p>
    <w:p w14:paraId="0CFDEB19" w14:textId="2D0671E6" w:rsidR="00EF6DB1" w:rsidRDefault="006955B2" w:rsidP="00D115BD">
      <w:pPr>
        <w:pStyle w:val="Heading2"/>
      </w:pPr>
      <w:bookmarkStart w:id="440" w:name="_Toc532337989"/>
      <w:r>
        <w:lastRenderedPageBreak/>
        <w:t>4.3</w:t>
      </w:r>
      <w:r>
        <w:tab/>
        <w:t>Emergency Power Off</w:t>
      </w:r>
      <w:bookmarkEnd w:id="440"/>
    </w:p>
    <w:p w14:paraId="0430D010" w14:textId="77777777" w:rsidR="00EF6DB1" w:rsidRDefault="00EF6DB1">
      <w:pPr>
        <w:jc w:val="both"/>
        <w:rPr>
          <w:rFonts w:asciiTheme="minorHAnsi" w:hAnsiTheme="minorHAnsi" w:cstheme="minorHAnsi"/>
        </w:rPr>
      </w:pPr>
    </w:p>
    <w:p w14:paraId="5FAAAF35" w14:textId="77777777" w:rsidR="00EF6DB1" w:rsidRDefault="006955B2">
      <w:pPr>
        <w:pStyle w:val="ListParagraph"/>
        <w:numPr>
          <w:ilvl w:val="0"/>
          <w:numId w:val="38"/>
        </w:numPr>
        <w:jc w:val="both"/>
        <w:rPr>
          <w:rFonts w:asciiTheme="minorHAnsi" w:hAnsiTheme="minorHAnsi" w:cstheme="minorHAnsi"/>
          <w:b/>
        </w:rPr>
      </w:pPr>
      <w:r>
        <w:rPr>
          <w:rFonts w:asciiTheme="minorHAnsi" w:hAnsiTheme="minorHAnsi" w:cstheme="minorHAnsi"/>
          <w:b/>
        </w:rPr>
        <w:t xml:space="preserve">The Emergency Power Off button stops electrical power to all parts of the MRI. However, </w:t>
      </w:r>
      <w:r>
        <w:rPr>
          <w:rFonts w:asciiTheme="minorHAnsi" w:hAnsiTheme="minorHAnsi" w:cstheme="minorHAnsi"/>
          <w:b/>
          <w:u w:val="single"/>
        </w:rPr>
        <w:t>the magnet will still be on!</w:t>
      </w:r>
      <w:r>
        <w:rPr>
          <w:rFonts w:asciiTheme="minorHAnsi" w:hAnsiTheme="minorHAnsi" w:cstheme="minorHAnsi"/>
          <w:b/>
        </w:rPr>
        <w:t xml:space="preserve"> </w:t>
      </w:r>
    </w:p>
    <w:p w14:paraId="32106357" w14:textId="77777777" w:rsidR="00EF6DB1" w:rsidRDefault="00EF6DB1">
      <w:pPr>
        <w:jc w:val="both"/>
        <w:rPr>
          <w:rFonts w:asciiTheme="minorHAnsi" w:hAnsiTheme="minorHAnsi" w:cstheme="minorHAnsi"/>
        </w:rPr>
      </w:pPr>
    </w:p>
    <w:p w14:paraId="39BFC757" w14:textId="2831E6D6" w:rsidR="00EF6DB1" w:rsidRDefault="00672A09">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1" locked="0" layoutInCell="1" allowOverlap="1" wp14:anchorId="2FC5190E" wp14:editId="1E3C7C20">
            <wp:simplePos x="0" y="0"/>
            <wp:positionH relativeFrom="column">
              <wp:posOffset>4106690</wp:posOffset>
            </wp:positionH>
            <wp:positionV relativeFrom="paragraph">
              <wp:posOffset>52466</wp:posOffset>
            </wp:positionV>
            <wp:extent cx="2280285" cy="2661920"/>
            <wp:effectExtent l="0" t="0" r="5715" b="5080"/>
            <wp:wrapTight wrapText="bothSides">
              <wp:wrapPolygon edited="0">
                <wp:start x="0" y="0"/>
                <wp:lineTo x="0" y="21487"/>
                <wp:lineTo x="21474" y="21487"/>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0285" cy="266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5B2">
        <w:rPr>
          <w:rFonts w:asciiTheme="minorHAnsi" w:hAnsiTheme="minorHAnsi" w:cstheme="minorHAnsi"/>
        </w:rPr>
        <w:t xml:space="preserve">In addition to the two quench buttons, there are three Emergency Power Off Buttons: </w:t>
      </w:r>
    </w:p>
    <w:p w14:paraId="0D4F1A11" w14:textId="6E77BAE4"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Control Room to the left of the quench button.</w:t>
      </w:r>
    </w:p>
    <w:p w14:paraId="2EA7C044" w14:textId="3D0B1D92"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Magnet Room under the quench button.</w:t>
      </w:r>
    </w:p>
    <w:p w14:paraId="7487AC1E" w14:textId="6FFAF5CB"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Equipment Room.</w:t>
      </w:r>
    </w:p>
    <w:p w14:paraId="13E2FCAD" w14:textId="1CA666F8" w:rsidR="00EF6DB1" w:rsidRDefault="00EF6DB1">
      <w:pPr>
        <w:jc w:val="both"/>
        <w:rPr>
          <w:rFonts w:asciiTheme="minorHAnsi" w:hAnsiTheme="minorHAnsi" w:cstheme="minorHAnsi"/>
          <w:b/>
        </w:rPr>
      </w:pPr>
    </w:p>
    <w:p w14:paraId="06044368" w14:textId="77777777" w:rsidR="00EF6DB1" w:rsidRDefault="006955B2">
      <w:pPr>
        <w:jc w:val="both"/>
        <w:rPr>
          <w:rFonts w:asciiTheme="minorHAnsi" w:hAnsiTheme="minorHAnsi" w:cstheme="minorHAnsi"/>
        </w:rPr>
      </w:pPr>
      <w:r>
        <w:rPr>
          <w:rFonts w:asciiTheme="minorHAnsi" w:hAnsiTheme="minorHAnsi" w:cstheme="minorHAnsi"/>
        </w:rPr>
        <w:t>The purpose of the Emergency Power Off button is to:</w:t>
      </w:r>
    </w:p>
    <w:p w14:paraId="6C9A95FD" w14:textId="5DC6A196" w:rsidR="00EF6DB1" w:rsidRDefault="006955B2">
      <w:pPr>
        <w:pStyle w:val="ListParagraph"/>
        <w:numPr>
          <w:ilvl w:val="0"/>
          <w:numId w:val="39"/>
        </w:numPr>
        <w:jc w:val="both"/>
        <w:rPr>
          <w:rFonts w:asciiTheme="minorHAnsi" w:hAnsiTheme="minorHAnsi" w:cstheme="minorHAnsi"/>
        </w:rPr>
      </w:pPr>
      <w:r>
        <w:rPr>
          <w:rFonts w:asciiTheme="minorHAnsi" w:hAnsiTheme="minorHAnsi" w:cstheme="minorHAnsi"/>
        </w:rPr>
        <w:t>Prevent electrical shock if there is water or coolant near equipment that may be electrified.</w:t>
      </w:r>
    </w:p>
    <w:p w14:paraId="0179075F" w14:textId="77777777" w:rsidR="00EF6DB1" w:rsidRDefault="006955B2">
      <w:pPr>
        <w:pStyle w:val="ListParagraph"/>
        <w:numPr>
          <w:ilvl w:val="0"/>
          <w:numId w:val="39"/>
        </w:numPr>
        <w:jc w:val="both"/>
        <w:rPr>
          <w:rFonts w:asciiTheme="minorHAnsi" w:hAnsiTheme="minorHAnsi" w:cstheme="minorHAnsi"/>
        </w:rPr>
      </w:pPr>
      <w:r>
        <w:rPr>
          <w:rFonts w:asciiTheme="minorHAnsi" w:hAnsiTheme="minorHAnsi" w:cstheme="minorHAnsi"/>
        </w:rPr>
        <w:t xml:space="preserve">Help prevent or reduce fire due to electrical short or equipment failure. </w:t>
      </w:r>
    </w:p>
    <w:p w14:paraId="1B1C6FC0" w14:textId="77777777" w:rsidR="00EF6DB1" w:rsidRDefault="00EF6DB1">
      <w:pPr>
        <w:jc w:val="both"/>
        <w:rPr>
          <w:rFonts w:asciiTheme="minorHAnsi" w:hAnsiTheme="minorHAnsi" w:cstheme="minorHAnsi"/>
          <w:b/>
        </w:rPr>
      </w:pPr>
    </w:p>
    <w:p w14:paraId="2CF7E0FC"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Use Emergency Power Off For:</w:t>
      </w:r>
    </w:p>
    <w:p w14:paraId="3C7EE66C"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 xml:space="preserve">An electrical or other fire in the magnet room, control room,  or equipment room.  </w:t>
      </w:r>
    </w:p>
    <w:p w14:paraId="6B5A8846"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Flooding of the center, liquid coolant leak, or sprinkler activation.</w:t>
      </w:r>
    </w:p>
    <w:p w14:paraId="0B2ACF15"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Catastrophic equipment failure or loud noises emanating from the magnet room.</w:t>
      </w:r>
    </w:p>
    <w:p w14:paraId="0457109B" w14:textId="77777777" w:rsidR="00EF6DB1" w:rsidRDefault="00EF6DB1"/>
    <w:p w14:paraId="1B24B1B9" w14:textId="77777777" w:rsidR="00EF6DB1" w:rsidRDefault="00EF6DB1"/>
    <w:p w14:paraId="69C2CE83" w14:textId="77777777" w:rsidR="00EF6DB1" w:rsidRDefault="006955B2" w:rsidP="00D115BD">
      <w:pPr>
        <w:pStyle w:val="Heading2"/>
      </w:pPr>
      <w:bookmarkStart w:id="441" w:name="_Toc532337990"/>
      <w:r>
        <w:t>4.4</w:t>
      </w:r>
      <w:r>
        <w:tab/>
        <w:t>Medical Emergency or Cardiac Arrest</w:t>
      </w:r>
      <w:bookmarkEnd w:id="441"/>
    </w:p>
    <w:p w14:paraId="71795C4A" w14:textId="77777777" w:rsidR="00EF6DB1" w:rsidRDefault="00EF6DB1">
      <w:pPr>
        <w:jc w:val="both"/>
        <w:rPr>
          <w:rFonts w:asciiTheme="minorHAnsi" w:hAnsiTheme="minorHAnsi" w:cstheme="minorHAnsi"/>
        </w:rPr>
      </w:pPr>
    </w:p>
    <w:p w14:paraId="57D687E1" w14:textId="77777777" w:rsidR="00EF6DB1" w:rsidRDefault="006955B2">
      <w:pPr>
        <w:pStyle w:val="ListParagraph"/>
        <w:numPr>
          <w:ilvl w:val="0"/>
          <w:numId w:val="40"/>
        </w:numPr>
        <w:jc w:val="both"/>
        <w:rPr>
          <w:rFonts w:asciiTheme="minorHAnsi" w:hAnsiTheme="minorHAnsi" w:cstheme="minorHAnsi"/>
        </w:rPr>
      </w:pPr>
      <w:r>
        <w:rPr>
          <w:rFonts w:asciiTheme="minorHAnsi" w:hAnsiTheme="minorHAnsi" w:cstheme="minorHAnsi"/>
          <w:b/>
        </w:rPr>
        <w:t>Never attempt resuscitation or medical treatment within the Magnet Room (Zone 4).</w:t>
      </w:r>
      <w:r>
        <w:rPr>
          <w:rFonts w:asciiTheme="minorHAnsi" w:hAnsiTheme="minorHAnsi" w:cstheme="minorHAnsi"/>
        </w:rPr>
        <w:t xml:space="preserve">  </w:t>
      </w:r>
    </w:p>
    <w:p w14:paraId="5C27AC76" w14:textId="77777777" w:rsidR="00EF6DB1" w:rsidRDefault="006955B2">
      <w:pPr>
        <w:pStyle w:val="ListParagraph"/>
        <w:numPr>
          <w:ilvl w:val="0"/>
          <w:numId w:val="26"/>
        </w:numPr>
        <w:tabs>
          <w:tab w:val="clear" w:pos="720"/>
        </w:tabs>
        <w:ind w:left="1080"/>
        <w:jc w:val="both"/>
        <w:rPr>
          <w:rFonts w:asciiTheme="minorHAnsi" w:hAnsiTheme="minorHAnsi" w:cstheme="minorHAnsi"/>
        </w:rPr>
      </w:pPr>
      <w:r>
        <w:rPr>
          <w:rFonts w:asciiTheme="minorHAnsi" w:hAnsiTheme="minorHAnsi" w:cstheme="minorHAnsi"/>
        </w:rPr>
        <w:t>The participant must be moved from Zone 4 to Zone 3 or Zone 2.</w:t>
      </w:r>
    </w:p>
    <w:p w14:paraId="79101004" w14:textId="77777777" w:rsidR="00EF6DB1" w:rsidRDefault="006955B2">
      <w:pPr>
        <w:pStyle w:val="NormalWeb"/>
        <w:numPr>
          <w:ilvl w:val="0"/>
          <w:numId w:val="26"/>
        </w:numPr>
        <w:shd w:val="clear" w:color="auto" w:fill="FFFFFF"/>
        <w:tabs>
          <w:tab w:val="clear" w:pos="720"/>
        </w:tabs>
        <w:spacing w:beforeAutospacing="0" w:afterAutospacing="0"/>
        <w:ind w:left="1080"/>
        <w:rPr>
          <w:rFonts w:asciiTheme="minorHAnsi" w:hAnsiTheme="minorHAnsi" w:cstheme="minorHAnsi"/>
          <w:sz w:val="22"/>
          <w:szCs w:val="22"/>
        </w:rPr>
      </w:pPr>
      <w:r>
        <w:rPr>
          <w:rFonts w:asciiTheme="minorHAnsi" w:hAnsiTheme="minorHAnsi" w:cstheme="minorHAnsi"/>
        </w:rPr>
        <w:t>Maintain access restrictions to Zones 3 and 4 during resuscitation or emergency situation.</w:t>
      </w:r>
    </w:p>
    <w:p w14:paraId="784371E5" w14:textId="77777777" w:rsidR="00EF6DB1" w:rsidRDefault="00EF6DB1">
      <w:pPr>
        <w:jc w:val="both"/>
        <w:rPr>
          <w:rFonts w:asciiTheme="minorHAnsi" w:hAnsiTheme="minorHAnsi" w:cstheme="minorHAnsi"/>
        </w:rPr>
      </w:pPr>
    </w:p>
    <w:p w14:paraId="4E75558D" w14:textId="77777777" w:rsidR="00EF6DB1" w:rsidRDefault="00EF6DB1">
      <w:pPr>
        <w:jc w:val="both"/>
        <w:rPr>
          <w:rFonts w:asciiTheme="minorHAnsi" w:hAnsiTheme="minorHAnsi" w:cstheme="minorHAnsi"/>
        </w:rPr>
      </w:pPr>
    </w:p>
    <w:p w14:paraId="065FE9B4"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Procedures for Medical Emergency</w:t>
      </w:r>
    </w:p>
    <w:p w14:paraId="28954BF3" w14:textId="77777777" w:rsidR="00EF6DB1" w:rsidRDefault="00EF6DB1">
      <w:pPr>
        <w:ind w:firstLine="360"/>
        <w:jc w:val="both"/>
        <w:rPr>
          <w:rFonts w:asciiTheme="minorHAnsi" w:hAnsiTheme="minorHAnsi" w:cstheme="minorHAnsi"/>
          <w:b/>
          <w:i/>
        </w:rPr>
      </w:pPr>
    </w:p>
    <w:p w14:paraId="028F6D8B" w14:textId="77777777" w:rsidR="00EF6DB1" w:rsidRDefault="006955B2">
      <w:pPr>
        <w:jc w:val="both"/>
        <w:rPr>
          <w:rFonts w:asciiTheme="minorHAnsi" w:hAnsiTheme="minorHAnsi" w:cstheme="minorHAnsi"/>
          <w:b/>
          <w:i/>
        </w:rPr>
      </w:pPr>
      <w:r>
        <w:rPr>
          <w:rFonts w:asciiTheme="minorHAnsi" w:hAnsiTheme="minorHAnsi" w:cstheme="minorHAnsi"/>
          <w:b/>
          <w:i/>
        </w:rPr>
        <w:t>General Procedures</w:t>
      </w:r>
    </w:p>
    <w:p w14:paraId="536A0CD1"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Stop scan immediately</w:t>
      </w:r>
    </w:p>
    <w:p w14:paraId="267A84EC"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Remove participant from magnet bore.</w:t>
      </w:r>
    </w:p>
    <w:p w14:paraId="454A17CB"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Use auto table retract, or manual table release (for power failure).</w:t>
      </w:r>
    </w:p>
    <w:p w14:paraId="467F9A37"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Assist participant in exiting the Magnet Room.</w:t>
      </w:r>
    </w:p>
    <w:p w14:paraId="284C1729"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If participant is unconscious or unable to move, use MRI safe gurney to transport subject outside the Magnet Room according to procedure below.</w:t>
      </w:r>
    </w:p>
    <w:p w14:paraId="0A2137F2"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Ancillary personnel (the second person) should:</w:t>
      </w:r>
    </w:p>
    <w:p w14:paraId="376BED4C" w14:textId="30575492" w:rsidR="00EF6DB1" w:rsidRPr="007F2DE4" w:rsidDel="007F2DE4" w:rsidRDefault="006955B2" w:rsidP="00DF0A1D">
      <w:pPr>
        <w:pStyle w:val="ListParagraph"/>
        <w:numPr>
          <w:ilvl w:val="1"/>
          <w:numId w:val="41"/>
        </w:numPr>
        <w:spacing w:after="200"/>
        <w:ind w:left="1440"/>
        <w:rPr>
          <w:del w:id="442" w:author="John Pyles" w:date="2018-12-11T23:47:00Z"/>
          <w:rFonts w:asciiTheme="minorHAnsi" w:hAnsiTheme="minorHAnsi" w:cstheme="minorHAnsi"/>
          <w:rPrChange w:id="443" w:author="John Pyles" w:date="2018-12-11T23:48:00Z">
            <w:rPr>
              <w:del w:id="444" w:author="John Pyles" w:date="2018-12-11T23:47:00Z"/>
              <w:rFonts w:asciiTheme="minorHAnsi" w:hAnsiTheme="minorHAnsi" w:cstheme="minorHAnsi"/>
              <w:b/>
            </w:rPr>
          </w:rPrChange>
        </w:rPr>
      </w:pPr>
      <w:del w:id="445" w:author="John Pyles" w:date="2018-12-11T23:48:00Z">
        <w:r w:rsidRPr="007F2DE4" w:rsidDel="007F2DE4">
          <w:rPr>
            <w:rFonts w:asciiTheme="minorHAnsi" w:hAnsiTheme="minorHAnsi" w:cstheme="minorHAnsi"/>
          </w:rPr>
          <w:lastRenderedPageBreak/>
          <w:delText xml:space="preserve">Call </w:delText>
        </w:r>
      </w:del>
      <w:ins w:id="446" w:author="John Pyles" w:date="2018-12-11T23:47:00Z">
        <w:r w:rsidR="007F2DE4" w:rsidRPr="007F2DE4">
          <w:rPr>
            <w:rFonts w:asciiTheme="minorHAnsi" w:hAnsiTheme="minorHAnsi" w:cstheme="minorHAnsi"/>
            <w:rPrChange w:id="447" w:author="John Pyles" w:date="2018-12-11T23:48:00Z">
              <w:rPr>
                <w:rFonts w:asciiTheme="minorHAnsi" w:hAnsiTheme="minorHAnsi" w:cstheme="minorHAnsi"/>
                <w:b/>
              </w:rPr>
            </w:rPrChange>
          </w:rPr>
          <w:t>Call 412-268-2323  (8-2323 from a CMU phone).</w:t>
        </w:r>
      </w:ins>
      <w:del w:id="448" w:author="John Pyles" w:date="2018-12-11T23:47:00Z">
        <w:r w:rsidRPr="007F2DE4" w:rsidDel="007F2DE4">
          <w:rPr>
            <w:rFonts w:asciiTheme="minorHAnsi" w:hAnsiTheme="minorHAnsi" w:cstheme="minorHAnsi"/>
          </w:rPr>
          <w:delText>8-2323</w:delText>
        </w:r>
      </w:del>
    </w:p>
    <w:p w14:paraId="21542EB2" w14:textId="77777777" w:rsidR="007F2DE4" w:rsidRPr="007F2DE4" w:rsidRDefault="007F2DE4" w:rsidP="00DF0A1D">
      <w:pPr>
        <w:pStyle w:val="ListParagraph"/>
        <w:numPr>
          <w:ilvl w:val="1"/>
          <w:numId w:val="41"/>
        </w:numPr>
        <w:spacing w:after="200"/>
        <w:ind w:left="1440"/>
        <w:rPr>
          <w:ins w:id="449" w:author="John Pyles" w:date="2018-12-11T23:47:00Z"/>
          <w:rFonts w:asciiTheme="minorHAnsi" w:hAnsiTheme="minorHAnsi" w:cstheme="minorHAnsi"/>
        </w:rPr>
      </w:pPr>
    </w:p>
    <w:p w14:paraId="427B40CB" w14:textId="77777777" w:rsidR="00EF6DB1" w:rsidRPr="007F2DE4" w:rsidRDefault="006955B2" w:rsidP="00DF0A1D">
      <w:pPr>
        <w:pStyle w:val="ListParagraph"/>
        <w:numPr>
          <w:ilvl w:val="1"/>
          <w:numId w:val="41"/>
        </w:numPr>
        <w:spacing w:after="200"/>
        <w:ind w:left="1440"/>
        <w:rPr>
          <w:rFonts w:asciiTheme="minorHAnsi" w:hAnsiTheme="minorHAnsi" w:cstheme="minorHAnsi"/>
        </w:rPr>
      </w:pPr>
      <w:r w:rsidRPr="007F2DE4">
        <w:rPr>
          <w:rFonts w:asciiTheme="minorHAnsi" w:hAnsiTheme="minorHAnsi" w:cstheme="minorHAnsi"/>
        </w:rPr>
        <w:t>Prevent outside emergency team from entering Magnet Room (lock room if able).</w:t>
      </w:r>
    </w:p>
    <w:p w14:paraId="0D7190D4"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If patient is unconscious or experiencing cardiac symptoms, on person should retrieve an AED (Automated Electronic Defibrillator).</w:t>
      </w:r>
    </w:p>
    <w:p w14:paraId="58CDC9C4"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Direct Emergency team quickly once they arrive.</w:t>
      </w:r>
    </w:p>
    <w:p w14:paraId="69C2393F"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Provide any assistance necessary.</w:t>
      </w:r>
    </w:p>
    <w:p w14:paraId="5B1B05F2" w14:textId="77777777" w:rsidR="00EF6DB1" w:rsidRDefault="006955B2">
      <w:pPr>
        <w:rPr>
          <w:rFonts w:asciiTheme="minorHAnsi" w:hAnsiTheme="minorHAnsi" w:cstheme="minorHAnsi"/>
        </w:rPr>
      </w:pPr>
      <w:r>
        <w:rPr>
          <w:rFonts w:asciiTheme="minorHAnsi" w:hAnsiTheme="minorHAnsi" w:cstheme="minorHAnsi"/>
          <w:b/>
          <w:i/>
        </w:rPr>
        <w:t>If participant is unconscious or cannot move</w:t>
      </w:r>
    </w:p>
    <w:p w14:paraId="36BFE982"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Retrieve MR compatible stretcher from the BRIDGE Center Conference Room.</w:t>
      </w:r>
    </w:p>
    <w:p w14:paraId="7B6DFCD6"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Use MR compatible stretcher to remove the participant from the Magnet Room.</w:t>
      </w:r>
    </w:p>
    <w:p w14:paraId="45898B10"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Enlist the help of other MR trained personnel if necessary to move participant.</w:t>
      </w:r>
    </w:p>
    <w:p w14:paraId="48A8BF40"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i/>
          <w:u w:val="single"/>
        </w:rPr>
        <w:t>Do not allow EMS or to bring a stretcher that is not MRI safe into the magnet room</w:t>
      </w:r>
      <w:r>
        <w:rPr>
          <w:rFonts w:asciiTheme="minorHAnsi" w:hAnsiTheme="minorHAnsi" w:cstheme="minorHAnsi"/>
        </w:rPr>
        <w:t xml:space="preserve">. </w:t>
      </w:r>
    </w:p>
    <w:p w14:paraId="0CBDDD4F"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 xml:space="preserve">Once the participant is outside the magnet room they may be transferred to an EMS stretcher and transported to a different room to be cared for. </w:t>
      </w:r>
    </w:p>
    <w:p w14:paraId="6ADFD81E"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If someone experiences cardiac arrest:</w:t>
      </w:r>
    </w:p>
    <w:p w14:paraId="2872EE7C" w14:textId="7D86DADA"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Call CMU Police at </w:t>
      </w:r>
      <w:ins w:id="450" w:author="John Pyles" w:date="2018-12-11T23:48:00Z">
        <w:r w:rsidR="007F2DE4" w:rsidRPr="007F2DE4">
          <w:rPr>
            <w:rFonts w:asciiTheme="minorHAnsi" w:hAnsiTheme="minorHAnsi" w:cstheme="minorHAnsi"/>
            <w:rPrChange w:id="451" w:author="John Pyles" w:date="2018-12-11T23:48:00Z">
              <w:rPr>
                <w:rFonts w:asciiTheme="minorHAnsi" w:hAnsiTheme="minorHAnsi" w:cstheme="minorHAnsi"/>
                <w:b/>
              </w:rPr>
            </w:rPrChange>
          </w:rPr>
          <w:t>412-268-2323  (8-2323 from a CMU phone).</w:t>
        </w:r>
      </w:ins>
      <w:del w:id="452" w:author="John Pyles" w:date="2018-12-11T23:48:00Z">
        <w:r w:rsidDel="007F2DE4">
          <w:rPr>
            <w:rFonts w:asciiTheme="minorHAnsi" w:hAnsiTheme="minorHAnsi" w:cstheme="minorHAnsi"/>
          </w:rPr>
          <w:delText>8-2323.</w:delText>
        </w:r>
      </w:del>
    </w:p>
    <w:p w14:paraId="5C33E0FD" w14:textId="77777777" w:rsidR="00EF6DB1" w:rsidRDefault="006955B2">
      <w:pPr>
        <w:pStyle w:val="NormalWeb"/>
        <w:numPr>
          <w:ilvl w:val="0"/>
          <w:numId w:val="42"/>
        </w:numPr>
        <w:shd w:val="clear" w:color="auto" w:fill="FFFFFF"/>
        <w:spacing w:beforeAutospacing="0" w:afterAutospacing="0"/>
        <w:rPr>
          <w:rFonts w:asciiTheme="minorHAnsi" w:hAnsiTheme="minorHAnsi" w:cstheme="minorHAnsi"/>
        </w:rPr>
      </w:pPr>
      <w:r>
        <w:rPr>
          <w:rFonts w:asciiTheme="minorHAnsi" w:hAnsiTheme="minorHAnsi" w:cstheme="minorHAnsi"/>
        </w:rPr>
        <w:t xml:space="preserve">If in the magnet room immediately remove them. </w:t>
      </w:r>
    </w:p>
    <w:p w14:paraId="4D4B30DC"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If you know CPR, start chest compressions. </w:t>
      </w:r>
    </w:p>
    <w:p w14:paraId="589E57CA" w14:textId="77777777" w:rsidR="00EF6DB1" w:rsidRDefault="006955B2">
      <w:pPr>
        <w:pStyle w:val="ListParagraph"/>
        <w:numPr>
          <w:ilvl w:val="1"/>
          <w:numId w:val="42"/>
        </w:numPr>
        <w:shd w:val="clear" w:color="auto" w:fill="FFFFFF"/>
        <w:rPr>
          <w:rFonts w:asciiTheme="minorHAnsi" w:hAnsiTheme="minorHAnsi" w:cstheme="minorHAnsi"/>
        </w:rPr>
      </w:pPr>
      <w:r>
        <w:rPr>
          <w:rFonts w:asciiTheme="minorHAnsi" w:hAnsiTheme="minorHAnsi" w:cstheme="minorHAnsi"/>
        </w:rPr>
        <w:t>Send second person to retrieve AED.</w:t>
      </w:r>
    </w:p>
    <w:p w14:paraId="4D9AC17D"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If you do not know CPR, retrieve </w:t>
      </w:r>
      <w:proofErr w:type="spellStart"/>
      <w:r>
        <w:rPr>
          <w:rFonts w:asciiTheme="minorHAnsi" w:hAnsiTheme="minorHAnsi" w:cstheme="minorHAnsi"/>
        </w:rPr>
        <w:t>an</w:t>
      </w:r>
      <w:proofErr w:type="spellEnd"/>
      <w:r>
        <w:rPr>
          <w:rFonts w:asciiTheme="minorHAnsi" w:hAnsiTheme="minorHAnsi" w:cstheme="minorHAnsi"/>
        </w:rPr>
        <w:t xml:space="preserve"> AED. </w:t>
      </w:r>
      <w:r>
        <w:rPr>
          <w:rFonts w:asciiTheme="minorHAnsi" w:hAnsiTheme="minorHAnsi" w:cstheme="minorHAnsi"/>
          <w:b/>
        </w:rPr>
        <w:t>DO NOT bring an AED into the magnet room.</w:t>
      </w:r>
    </w:p>
    <w:p w14:paraId="44FDC1D6" w14:textId="77777777" w:rsidR="00EF6DB1" w:rsidRDefault="006955B2">
      <w:pPr>
        <w:pStyle w:val="ListParagraph"/>
        <w:numPr>
          <w:ilvl w:val="1"/>
          <w:numId w:val="42"/>
        </w:numPr>
        <w:shd w:val="clear" w:color="auto" w:fill="FFFFFF"/>
        <w:rPr>
          <w:rFonts w:asciiTheme="minorHAnsi" w:hAnsiTheme="minorHAnsi" w:cstheme="minorHAnsi"/>
        </w:rPr>
      </w:pPr>
      <w:r>
        <w:rPr>
          <w:rFonts w:asciiTheme="minorHAnsi" w:hAnsiTheme="minorHAnsi" w:cstheme="minorHAnsi"/>
        </w:rPr>
        <w:t>Nearest AEDs are on 4</w:t>
      </w:r>
      <w:r>
        <w:rPr>
          <w:rFonts w:asciiTheme="minorHAnsi" w:hAnsiTheme="minorHAnsi" w:cstheme="minorHAnsi"/>
          <w:vertAlign w:val="superscript"/>
        </w:rPr>
        <w:t>th</w:t>
      </w:r>
      <w:r>
        <w:rPr>
          <w:rFonts w:asciiTheme="minorHAnsi" w:hAnsiTheme="minorHAnsi" w:cstheme="minorHAnsi"/>
        </w:rPr>
        <w:t xml:space="preserve"> floor of Wean near the </w:t>
      </w:r>
      <w:proofErr w:type="spellStart"/>
      <w:r>
        <w:rPr>
          <w:rFonts w:asciiTheme="minorHAnsi" w:hAnsiTheme="minorHAnsi" w:cstheme="minorHAnsi"/>
        </w:rPr>
        <w:t>Osher</w:t>
      </w:r>
      <w:proofErr w:type="spellEnd"/>
      <w:r>
        <w:rPr>
          <w:rFonts w:asciiTheme="minorHAnsi" w:hAnsiTheme="minorHAnsi" w:cstheme="minorHAnsi"/>
        </w:rPr>
        <w:t xml:space="preserve"> Lifelong Learning Center (4707/4708 Hallway) and in the 5</w:t>
      </w:r>
      <w:r>
        <w:rPr>
          <w:rFonts w:asciiTheme="minorHAnsi" w:hAnsiTheme="minorHAnsi" w:cstheme="minorHAnsi"/>
          <w:vertAlign w:val="superscript"/>
        </w:rPr>
        <w:t>th</w:t>
      </w:r>
      <w:r>
        <w:rPr>
          <w:rFonts w:asciiTheme="minorHAnsi" w:hAnsiTheme="minorHAnsi" w:cstheme="minorHAnsi"/>
        </w:rPr>
        <w:t xml:space="preserve"> floor lobby.</w:t>
      </w:r>
    </w:p>
    <w:p w14:paraId="5601F805"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Open the AED case and follow the step-by-step audio instructions. </w:t>
      </w:r>
    </w:p>
    <w:p w14:paraId="2494CA62"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Stay with the person until help arrives.</w:t>
      </w:r>
    </w:p>
    <w:p w14:paraId="7B24E106" w14:textId="77777777" w:rsidR="00EF6DB1" w:rsidRDefault="00EF6DB1">
      <w:pPr>
        <w:pStyle w:val="NormalWeb"/>
        <w:shd w:val="clear" w:color="auto" w:fill="FFFFFF"/>
        <w:spacing w:beforeAutospacing="0" w:afterAutospacing="0"/>
        <w:ind w:left="360"/>
        <w:rPr>
          <w:rFonts w:asciiTheme="minorHAnsi" w:hAnsiTheme="minorHAnsi" w:cstheme="minorHAnsi"/>
          <w:b/>
          <w:i/>
          <w:sz w:val="22"/>
          <w:szCs w:val="22"/>
        </w:rPr>
      </w:pPr>
    </w:p>
    <w:p w14:paraId="50D991B3"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If someone experiences an MR burn injury:</w:t>
      </w:r>
    </w:p>
    <w:p w14:paraId="45B756DF" w14:textId="53881757" w:rsidR="00EF6DB1" w:rsidRDefault="006955B2">
      <w:pPr>
        <w:pStyle w:val="NormalWeb"/>
        <w:numPr>
          <w:ilvl w:val="0"/>
          <w:numId w:val="44"/>
        </w:numPr>
        <w:shd w:val="clear" w:color="auto" w:fill="FFFFFF"/>
        <w:spacing w:beforeAutospacing="0" w:afterAutospacing="0"/>
        <w:rPr>
          <w:rFonts w:asciiTheme="minorHAnsi" w:hAnsiTheme="minorHAnsi" w:cstheme="minorHAnsi"/>
        </w:rPr>
      </w:pPr>
      <w:r>
        <w:rPr>
          <w:rFonts w:asciiTheme="minorHAnsi" w:hAnsiTheme="minorHAnsi" w:cstheme="minorHAnsi"/>
        </w:rPr>
        <w:t>Request emergency assistance by calling</w:t>
      </w:r>
      <w:del w:id="453" w:author="John Pyles" w:date="2018-12-11T23:48:00Z">
        <w:r w:rsidDel="007F2DE4">
          <w:rPr>
            <w:rFonts w:asciiTheme="minorHAnsi" w:hAnsiTheme="minorHAnsi" w:cstheme="minorHAnsi"/>
          </w:rPr>
          <w:delText xml:space="preserve"> </w:delText>
        </w:r>
      </w:del>
      <w:ins w:id="454" w:author="John Pyles" w:date="2018-12-11T23:48:00Z">
        <w:r w:rsidR="007F2DE4">
          <w:rPr>
            <w:rFonts w:asciiTheme="minorHAnsi" w:hAnsiTheme="minorHAnsi" w:cstheme="minorHAnsi"/>
            <w:b/>
          </w:rPr>
          <w:t xml:space="preserve"> </w:t>
        </w:r>
        <w:r w:rsidR="007F2DE4" w:rsidRPr="007F2DE4">
          <w:rPr>
            <w:rFonts w:asciiTheme="minorHAnsi" w:hAnsiTheme="minorHAnsi" w:cstheme="minorHAnsi"/>
            <w:rPrChange w:id="455" w:author="John Pyles" w:date="2018-12-11T23:48:00Z">
              <w:rPr>
                <w:rFonts w:asciiTheme="minorHAnsi" w:hAnsiTheme="minorHAnsi" w:cstheme="minorHAnsi"/>
                <w:b/>
              </w:rPr>
            </w:rPrChange>
          </w:rPr>
          <w:t>412-268-2323  (8-2323 from a CMU phone).</w:t>
        </w:r>
      </w:ins>
      <w:del w:id="456" w:author="John Pyles" w:date="2018-12-11T23:48:00Z">
        <w:r w:rsidDel="007F2DE4">
          <w:rPr>
            <w:rFonts w:asciiTheme="minorHAnsi" w:hAnsiTheme="minorHAnsi" w:cstheme="minorHAnsi"/>
          </w:rPr>
          <w:delText>8-2323</w:delText>
        </w:r>
      </w:del>
    </w:p>
    <w:p w14:paraId="258C707F" w14:textId="77777777" w:rsidR="00EF6DB1" w:rsidRDefault="006955B2">
      <w:pPr>
        <w:pStyle w:val="ListParagraph"/>
        <w:numPr>
          <w:ilvl w:val="0"/>
          <w:numId w:val="44"/>
        </w:numPr>
        <w:shd w:val="clear" w:color="auto" w:fill="FFFFFF"/>
        <w:rPr>
          <w:rFonts w:asciiTheme="minorHAnsi" w:hAnsiTheme="minorHAnsi" w:cstheme="minorHAnsi"/>
        </w:rPr>
      </w:pPr>
      <w:r>
        <w:rPr>
          <w:rFonts w:asciiTheme="minorHAnsi" w:hAnsiTheme="minorHAnsi" w:cstheme="minorHAnsi"/>
        </w:rPr>
        <w:t xml:space="preserve">Immediately remove the participant from the scanner.  </w:t>
      </w:r>
    </w:p>
    <w:p w14:paraId="17C4768E" w14:textId="77777777" w:rsidR="00EF6DB1" w:rsidRDefault="006955B2">
      <w:pPr>
        <w:pStyle w:val="ListParagraph"/>
        <w:numPr>
          <w:ilvl w:val="0"/>
          <w:numId w:val="44"/>
        </w:numPr>
        <w:shd w:val="clear" w:color="auto" w:fill="FFFFFF"/>
        <w:rPr>
          <w:rFonts w:asciiTheme="minorHAnsi" w:hAnsiTheme="minorHAnsi" w:cstheme="minorHAnsi"/>
        </w:rPr>
      </w:pPr>
      <w:r>
        <w:rPr>
          <w:rFonts w:asciiTheme="minorHAnsi" w:hAnsiTheme="minorHAnsi" w:cstheme="minorHAnsi"/>
        </w:rPr>
        <w:t>Apply a cold towel to the burned area until EMS arrives.</w:t>
      </w:r>
    </w:p>
    <w:p w14:paraId="6704E4D3" w14:textId="77777777" w:rsidR="00EF6DB1" w:rsidRDefault="00EF6DB1">
      <w:pPr>
        <w:rPr>
          <w:rFonts w:asciiTheme="minorHAnsi" w:hAnsiTheme="minorHAnsi" w:cstheme="minorHAnsi"/>
          <w:b/>
        </w:rPr>
      </w:pPr>
    </w:p>
    <w:p w14:paraId="41CB582E"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Table movement injury:</w:t>
      </w:r>
    </w:p>
    <w:p w14:paraId="3102BB46" w14:textId="77777777" w:rsidR="00EF6DB1" w:rsidRPr="00AC3024" w:rsidRDefault="006955B2" w:rsidP="00AC3024">
      <w:pPr>
        <w:rPr>
          <w:rFonts w:asciiTheme="minorHAnsi" w:hAnsiTheme="minorHAnsi" w:cstheme="minorHAnsi"/>
        </w:rPr>
      </w:pPr>
      <w:bookmarkStart w:id="457" w:name="_Toc529201679"/>
      <w:r w:rsidRPr="00AC3024">
        <w:rPr>
          <w:rFonts w:asciiTheme="minorHAnsi" w:hAnsiTheme="minorHAnsi" w:cstheme="minorHAnsi"/>
        </w:rPr>
        <w:t>A table stop button is located on the top of the intercom in the control room and on the magnet itself.</w:t>
      </w:r>
      <w:bookmarkEnd w:id="457"/>
      <w:r w:rsidRPr="00AC3024">
        <w:rPr>
          <w:rFonts w:asciiTheme="minorHAnsi" w:hAnsiTheme="minorHAnsi" w:cstheme="minorHAnsi"/>
        </w:rPr>
        <w:t xml:space="preserve"> </w:t>
      </w:r>
    </w:p>
    <w:p w14:paraId="7F9A2A55" w14:textId="77777777" w:rsidR="00AC3024" w:rsidRPr="00AC3024" w:rsidRDefault="00AC3024" w:rsidP="00AC3024">
      <w:pPr>
        <w:pStyle w:val="ListParagraph"/>
        <w:numPr>
          <w:ilvl w:val="0"/>
          <w:numId w:val="45"/>
        </w:numPr>
        <w:rPr>
          <w:rFonts w:asciiTheme="minorHAnsi" w:hAnsiTheme="minorHAnsi" w:cstheme="minorHAnsi"/>
          <w:b/>
        </w:rPr>
      </w:pPr>
      <w:r w:rsidRPr="00AC3024">
        <w:rPr>
          <w:rFonts w:asciiTheme="minorHAnsi" w:hAnsiTheme="minorHAnsi" w:cstheme="minorHAnsi"/>
          <w:b/>
        </w:rPr>
        <w:t>This should be activated only in case of injury due to table movement.</w:t>
      </w:r>
    </w:p>
    <w:p w14:paraId="694309B1" w14:textId="7FE1336C" w:rsidR="00EF6DB1" w:rsidRPr="00AC3024" w:rsidRDefault="006955B2">
      <w:pPr>
        <w:pStyle w:val="ListParagraph"/>
        <w:numPr>
          <w:ilvl w:val="0"/>
          <w:numId w:val="45"/>
        </w:numPr>
        <w:spacing w:after="200"/>
        <w:rPr>
          <w:rFonts w:asciiTheme="minorHAnsi" w:hAnsiTheme="minorHAnsi" w:cstheme="minorHAnsi"/>
        </w:rPr>
      </w:pPr>
      <w:r w:rsidRPr="00AC3024">
        <w:rPr>
          <w:rFonts w:asciiTheme="minorHAnsi" w:hAnsiTheme="minorHAnsi" w:cstheme="minorHAnsi"/>
        </w:rPr>
        <w:t xml:space="preserve">This will stop motorized table movement. </w:t>
      </w:r>
    </w:p>
    <w:p w14:paraId="4BD7B121" w14:textId="77777777" w:rsidR="00EF6DB1" w:rsidRPr="00AC3024" w:rsidRDefault="006955B2">
      <w:pPr>
        <w:pStyle w:val="ListParagraph"/>
        <w:numPr>
          <w:ilvl w:val="0"/>
          <w:numId w:val="45"/>
        </w:numPr>
        <w:spacing w:after="200"/>
        <w:rPr>
          <w:rFonts w:asciiTheme="minorHAnsi" w:hAnsiTheme="minorHAnsi" w:cstheme="minorHAnsi"/>
        </w:rPr>
      </w:pPr>
      <w:r w:rsidRPr="00AC3024">
        <w:rPr>
          <w:rFonts w:asciiTheme="minorHAnsi" w:hAnsiTheme="minorHAnsi" w:cstheme="minorHAnsi"/>
        </w:rPr>
        <w:t xml:space="preserve">If a medical emergency or serious injury has resulted, follow general procedure. </w:t>
      </w:r>
    </w:p>
    <w:p w14:paraId="2CB3130F" w14:textId="77777777" w:rsidR="00EF6DB1" w:rsidRDefault="00EF6DB1">
      <w:pPr>
        <w:rPr>
          <w:rFonts w:asciiTheme="minorHAnsi" w:hAnsiTheme="minorHAnsi" w:cstheme="minorHAnsi"/>
          <w:b/>
        </w:rPr>
      </w:pPr>
    </w:p>
    <w:p w14:paraId="6CEEF8A5" w14:textId="77777777" w:rsidR="00EF6DB1" w:rsidRDefault="00EF6DB1">
      <w:pPr>
        <w:rPr>
          <w:rFonts w:asciiTheme="minorHAnsi" w:hAnsiTheme="minorHAnsi" w:cstheme="minorHAnsi"/>
          <w:b/>
        </w:rPr>
      </w:pPr>
    </w:p>
    <w:p w14:paraId="26C5B5BF" w14:textId="77777777" w:rsidR="00EF6DB1" w:rsidRDefault="006955B2" w:rsidP="00AC3024">
      <w:pPr>
        <w:pStyle w:val="Heading2"/>
      </w:pPr>
      <w:bookmarkStart w:id="458" w:name="_Toc532337991"/>
      <w:r>
        <w:t>4.5</w:t>
      </w:r>
      <w:r>
        <w:tab/>
        <w:t>Panicked Participant</w:t>
      </w:r>
      <w:bookmarkEnd w:id="458"/>
    </w:p>
    <w:p w14:paraId="09DA3822" w14:textId="77777777" w:rsidR="00EF6DB1" w:rsidRDefault="00EF6DB1">
      <w:pPr>
        <w:jc w:val="both"/>
        <w:rPr>
          <w:rFonts w:asciiTheme="minorHAnsi" w:hAnsiTheme="minorHAnsi" w:cstheme="minorHAnsi"/>
        </w:rPr>
      </w:pPr>
    </w:p>
    <w:p w14:paraId="13A8185E"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 xml:space="preserve">Remove participant from magnet and evacuate to waiting room. </w:t>
      </w:r>
    </w:p>
    <w:p w14:paraId="32BB817A"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Remain calm, speak softly, and reassure the participant that everything is alright and that their reaction is understandable and is not uncommon.</w:t>
      </w:r>
    </w:p>
    <w:p w14:paraId="5E62E90E"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lastRenderedPageBreak/>
        <w:t>Be empathetic.</w:t>
      </w:r>
    </w:p>
    <w:p w14:paraId="13939FB8"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Enlist help of investigators, family, etc.</w:t>
      </w:r>
    </w:p>
    <w:p w14:paraId="21632352" w14:textId="7EDF44AD" w:rsidR="00EF6DB1" w:rsidRPr="007F2DE4" w:rsidRDefault="006955B2">
      <w:pPr>
        <w:pStyle w:val="ListParagraph"/>
        <w:numPr>
          <w:ilvl w:val="0"/>
          <w:numId w:val="27"/>
        </w:numPr>
        <w:spacing w:after="200"/>
        <w:rPr>
          <w:rFonts w:asciiTheme="minorHAnsi" w:hAnsiTheme="minorHAnsi" w:cstheme="minorHAnsi"/>
          <w:rPrChange w:id="459" w:author="John Pyles" w:date="2018-12-11T23:49:00Z">
            <w:rPr>
              <w:rFonts w:asciiTheme="minorHAnsi" w:hAnsiTheme="minorHAnsi" w:cstheme="minorHAnsi"/>
              <w:b/>
            </w:rPr>
          </w:rPrChange>
        </w:rPr>
      </w:pPr>
      <w:del w:id="460" w:author="John Pyles" w:date="2018-12-11T23:49:00Z">
        <w:r w:rsidRPr="007F2DE4" w:rsidDel="007F2DE4">
          <w:rPr>
            <w:rFonts w:asciiTheme="minorHAnsi" w:hAnsiTheme="minorHAnsi" w:cstheme="minorHAnsi"/>
            <w:rPrChange w:id="461" w:author="John Pyles" w:date="2018-12-11T23:49:00Z">
              <w:rPr>
                <w:rFonts w:asciiTheme="minorHAnsi" w:hAnsiTheme="minorHAnsi" w:cstheme="minorHAnsi"/>
                <w:b/>
              </w:rPr>
            </w:rPrChange>
          </w:rPr>
          <w:delText xml:space="preserve">Call </w:delText>
        </w:r>
      </w:del>
      <w:ins w:id="462" w:author="John Pyles" w:date="2018-12-11T23:48:00Z">
        <w:r w:rsidR="007F2DE4" w:rsidRPr="007F2DE4">
          <w:rPr>
            <w:rFonts w:asciiTheme="minorHAnsi" w:hAnsiTheme="minorHAnsi" w:cstheme="minorHAnsi"/>
            <w:rPrChange w:id="463" w:author="John Pyles" w:date="2018-12-11T23:49:00Z">
              <w:rPr>
                <w:rFonts w:asciiTheme="minorHAnsi" w:hAnsiTheme="minorHAnsi" w:cstheme="minorHAnsi"/>
                <w:b/>
              </w:rPr>
            </w:rPrChange>
          </w:rPr>
          <w:t>Call 412-268-2323 (8-2323 from a CMU phone)</w:t>
        </w:r>
      </w:ins>
      <w:ins w:id="464" w:author="John Pyles" w:date="2018-12-11T23:49:00Z">
        <w:r w:rsidR="007F2DE4" w:rsidRPr="007F2DE4">
          <w:rPr>
            <w:rFonts w:asciiTheme="minorHAnsi" w:hAnsiTheme="minorHAnsi" w:cstheme="minorHAnsi"/>
            <w:rPrChange w:id="465" w:author="John Pyles" w:date="2018-12-11T23:49:00Z">
              <w:rPr>
                <w:rFonts w:asciiTheme="minorHAnsi" w:hAnsiTheme="minorHAnsi" w:cstheme="minorHAnsi"/>
                <w:b/>
              </w:rPr>
            </w:rPrChange>
          </w:rPr>
          <w:t xml:space="preserve"> </w:t>
        </w:r>
      </w:ins>
      <w:del w:id="466" w:author="John Pyles" w:date="2018-12-11T23:48:00Z">
        <w:r w:rsidRPr="007F2DE4" w:rsidDel="007F2DE4">
          <w:rPr>
            <w:rFonts w:asciiTheme="minorHAnsi" w:hAnsiTheme="minorHAnsi" w:cstheme="minorHAnsi"/>
            <w:rPrChange w:id="467" w:author="John Pyles" w:date="2018-12-11T23:49:00Z">
              <w:rPr>
                <w:rFonts w:asciiTheme="minorHAnsi" w:hAnsiTheme="minorHAnsi" w:cstheme="minorHAnsi"/>
                <w:b/>
              </w:rPr>
            </w:rPrChange>
          </w:rPr>
          <w:delText xml:space="preserve">8-2323 </w:delText>
        </w:r>
      </w:del>
      <w:r w:rsidRPr="007F2DE4">
        <w:rPr>
          <w:rFonts w:asciiTheme="minorHAnsi" w:hAnsiTheme="minorHAnsi" w:cstheme="minorHAnsi"/>
        </w:rPr>
        <w:t>for help if needed.</w:t>
      </w:r>
    </w:p>
    <w:p w14:paraId="734ED395" w14:textId="77777777" w:rsidR="00EF6DB1" w:rsidRDefault="00EF6DB1">
      <w:pPr>
        <w:rPr>
          <w:rFonts w:asciiTheme="minorHAnsi" w:hAnsiTheme="minorHAnsi" w:cstheme="minorHAnsi"/>
          <w:b/>
        </w:rPr>
      </w:pPr>
    </w:p>
    <w:p w14:paraId="3217F051" w14:textId="3527014F" w:rsidR="00EF6DB1" w:rsidRDefault="00EF6DB1">
      <w:pPr>
        <w:rPr>
          <w:rFonts w:asciiTheme="minorHAnsi" w:hAnsiTheme="minorHAnsi" w:cstheme="minorHAnsi"/>
          <w:b/>
        </w:rPr>
      </w:pPr>
    </w:p>
    <w:p w14:paraId="3469F5DD" w14:textId="77777777" w:rsidR="002F170E" w:rsidRDefault="002F170E">
      <w:pPr>
        <w:rPr>
          <w:rFonts w:asciiTheme="minorHAnsi" w:hAnsiTheme="minorHAnsi" w:cstheme="minorHAnsi"/>
          <w:b/>
        </w:rPr>
      </w:pPr>
    </w:p>
    <w:p w14:paraId="5B6B308F" w14:textId="77777777" w:rsidR="00EF6DB1" w:rsidRDefault="006955B2" w:rsidP="00AC3024">
      <w:pPr>
        <w:pStyle w:val="Heading2"/>
      </w:pPr>
      <w:bookmarkStart w:id="468" w:name="_Toc532337992"/>
      <w:r>
        <w:t xml:space="preserve">4.6 </w:t>
      </w:r>
      <w:r>
        <w:tab/>
        <w:t>Threatening or Dangerous Participant</w:t>
      </w:r>
      <w:bookmarkEnd w:id="468"/>
    </w:p>
    <w:p w14:paraId="3A32D5AF" w14:textId="77777777" w:rsidR="00EF6DB1" w:rsidRDefault="00EF6DB1">
      <w:pPr>
        <w:jc w:val="both"/>
        <w:rPr>
          <w:rFonts w:asciiTheme="minorHAnsi" w:hAnsiTheme="minorHAnsi" w:cstheme="minorHAnsi"/>
        </w:rPr>
      </w:pPr>
    </w:p>
    <w:p w14:paraId="4B3C7E74" w14:textId="0CFA3B3C"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If you are the second person</w:t>
      </w:r>
      <w:r w:rsidR="00E903AE">
        <w:rPr>
          <w:rFonts w:asciiTheme="minorHAnsi" w:hAnsiTheme="minorHAnsi" w:cstheme="minorHAnsi"/>
        </w:rPr>
        <w:t xml:space="preserve"> in addition to the MR Operator</w:t>
      </w:r>
      <w:r>
        <w:rPr>
          <w:rFonts w:asciiTheme="minorHAnsi" w:hAnsiTheme="minorHAnsi" w:cstheme="minorHAnsi"/>
        </w:rPr>
        <w:t xml:space="preserve"> not dealing directly with the participant Call </w:t>
      </w:r>
      <w:ins w:id="469" w:author="John Pyles" w:date="2018-12-11T23:49:00Z">
        <w:r w:rsidR="007F2DE4" w:rsidRPr="007F2DE4">
          <w:rPr>
            <w:rFonts w:asciiTheme="minorHAnsi" w:hAnsiTheme="minorHAnsi" w:cstheme="minorHAnsi"/>
            <w:rPrChange w:id="470" w:author="John Pyles" w:date="2018-12-11T23:49:00Z">
              <w:rPr>
                <w:rFonts w:asciiTheme="minorHAnsi" w:hAnsiTheme="minorHAnsi" w:cstheme="minorHAnsi"/>
                <w:b/>
              </w:rPr>
            </w:rPrChange>
          </w:rPr>
          <w:t>412-268-2323  (8-2323 from a CMU phone)</w:t>
        </w:r>
        <w:r w:rsidR="007F2DE4">
          <w:rPr>
            <w:rFonts w:asciiTheme="minorHAnsi" w:hAnsiTheme="minorHAnsi" w:cstheme="minorHAnsi"/>
          </w:rPr>
          <w:t xml:space="preserve"> </w:t>
        </w:r>
      </w:ins>
      <w:del w:id="471" w:author="John Pyles" w:date="2018-12-11T23:49:00Z">
        <w:r w:rsidRPr="007F2DE4" w:rsidDel="007F2DE4">
          <w:rPr>
            <w:rFonts w:asciiTheme="minorHAnsi" w:hAnsiTheme="minorHAnsi" w:cstheme="minorHAnsi"/>
          </w:rPr>
          <w:delText xml:space="preserve">8-2323 </w:delText>
        </w:r>
      </w:del>
      <w:r>
        <w:rPr>
          <w:rFonts w:asciiTheme="minorHAnsi" w:hAnsiTheme="minorHAnsi" w:cstheme="minorHAnsi"/>
        </w:rPr>
        <w:t>immediately and request CMU Police assistance.</w:t>
      </w:r>
    </w:p>
    <w:p w14:paraId="6ACC06D9"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Speak softly and refrain from having a judgmental attitude.</w:t>
      </w:r>
    </w:p>
    <w:p w14:paraId="302FA373"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Try to remain neutral, although it may be difficult with an irrational participant.</w:t>
      </w:r>
    </w:p>
    <w:p w14:paraId="2E9E4CEB"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 xml:space="preserve">Put some distance between yourself and the participant, and do not make intense eye contact. </w:t>
      </w:r>
    </w:p>
    <w:p w14:paraId="09F99A8E"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Try to demonstrate control of the situation without becoming demanding or authoritative.</w:t>
      </w:r>
    </w:p>
    <w:p w14:paraId="47AB027E" w14:textId="77777777" w:rsidR="00EF6DB1" w:rsidRDefault="006955B2">
      <w:pPr>
        <w:pStyle w:val="ListParagraph"/>
        <w:widowControl w:val="0"/>
        <w:numPr>
          <w:ilvl w:val="0"/>
          <w:numId w:val="46"/>
        </w:numPr>
        <w:shd w:val="clear" w:color="auto" w:fill="FFFFFF"/>
        <w:suppressAutoHyphens/>
        <w:rPr>
          <w:rFonts w:asciiTheme="minorHAnsi" w:hAnsiTheme="minorHAnsi" w:cstheme="minorHAnsi"/>
        </w:rPr>
      </w:pPr>
      <w:r>
        <w:rPr>
          <w:rFonts w:asciiTheme="minorHAnsi" w:hAnsiTheme="minorHAnsi" w:cstheme="minorHAnsi"/>
        </w:rPr>
        <w:t>Seek to smooth the situation over rather than bully the patient into better behavior.</w:t>
      </w:r>
    </w:p>
    <w:p w14:paraId="068B6B80" w14:textId="2C4A8D4B"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 xml:space="preserve">Evacuate the center if necessary and </w:t>
      </w:r>
      <w:ins w:id="472" w:author="John Pyles" w:date="2018-12-11T23:49:00Z">
        <w:r w:rsidR="007F2DE4">
          <w:rPr>
            <w:rFonts w:asciiTheme="minorHAnsi" w:hAnsiTheme="minorHAnsi" w:cstheme="minorHAnsi"/>
            <w:b/>
          </w:rPr>
          <w:t xml:space="preserve">Call </w:t>
        </w:r>
        <w:r w:rsidR="007F2DE4" w:rsidRPr="004368AA">
          <w:rPr>
            <w:rFonts w:asciiTheme="minorHAnsi" w:hAnsiTheme="minorHAnsi" w:cstheme="minorHAnsi"/>
            <w:b/>
          </w:rPr>
          <w:t>412-268-2323 (8-2323 from a CMU phone)</w:t>
        </w:r>
        <w:r w:rsidR="007F2DE4">
          <w:rPr>
            <w:rFonts w:asciiTheme="minorHAnsi" w:hAnsiTheme="minorHAnsi" w:cstheme="minorHAnsi"/>
            <w:b/>
          </w:rPr>
          <w:t xml:space="preserve"> </w:t>
        </w:r>
      </w:ins>
      <w:del w:id="473" w:author="John Pyles" w:date="2018-12-11T23:49:00Z">
        <w:r w:rsidDel="007F2DE4">
          <w:rPr>
            <w:rFonts w:asciiTheme="minorHAnsi" w:hAnsiTheme="minorHAnsi" w:cstheme="minorHAnsi"/>
            <w:b/>
          </w:rPr>
          <w:delText xml:space="preserve">Call 8-2323 </w:delText>
        </w:r>
      </w:del>
      <w:r>
        <w:rPr>
          <w:rFonts w:asciiTheme="minorHAnsi" w:hAnsiTheme="minorHAnsi" w:cstheme="minorHAnsi"/>
          <w:b/>
        </w:rPr>
        <w:t>immediately</w:t>
      </w:r>
      <w:r>
        <w:rPr>
          <w:rFonts w:asciiTheme="minorHAnsi" w:hAnsiTheme="minorHAnsi" w:cstheme="minorHAnsi"/>
        </w:rPr>
        <w:t>.</w:t>
      </w:r>
    </w:p>
    <w:p w14:paraId="4FCFEC0F" w14:textId="6009E1AC" w:rsidR="00EF6DB1" w:rsidRDefault="00EF6DB1"/>
    <w:p w14:paraId="76235AC6" w14:textId="77777777" w:rsidR="002F170E" w:rsidRDefault="002F170E"/>
    <w:p w14:paraId="769FDAFB" w14:textId="4946EC48" w:rsidR="00EF6DB1" w:rsidRDefault="006955B2" w:rsidP="00AC3024">
      <w:pPr>
        <w:pStyle w:val="Heading2"/>
      </w:pPr>
      <w:bookmarkStart w:id="474" w:name="_Toc532337993"/>
      <w:r>
        <w:t xml:space="preserve">4.7 </w:t>
      </w:r>
      <w:r>
        <w:tab/>
        <w:t>Fire or Explosion</w:t>
      </w:r>
      <w:bookmarkEnd w:id="474"/>
    </w:p>
    <w:p w14:paraId="6DA0BFB9" w14:textId="4ADECEC9" w:rsidR="00EF6DB1" w:rsidRDefault="00EF6DB1">
      <w:pPr>
        <w:jc w:val="both"/>
        <w:rPr>
          <w:rFonts w:asciiTheme="minorHAnsi" w:hAnsiTheme="minorHAnsi" w:cstheme="minorHAnsi"/>
        </w:rPr>
      </w:pPr>
    </w:p>
    <w:p w14:paraId="4AE815D1" w14:textId="3F442F6A"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color w:val="222222"/>
        </w:rPr>
        <w:t>Remain Calm.</w:t>
      </w:r>
    </w:p>
    <w:p w14:paraId="4499C546" w14:textId="77777777"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Activate the fire alarm!</w:t>
      </w:r>
    </w:p>
    <w:p w14:paraId="5A31D9CE" w14:textId="197EFCDD"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Retrieve the participant from the magnet.</w:t>
      </w:r>
    </w:p>
    <w:p w14:paraId="457DA9B3" w14:textId="45431430"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Close and lock the Magnet Room door.</w:t>
      </w:r>
    </w:p>
    <w:p w14:paraId="00E40728" w14:textId="78F50EB4"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Evacuate the building.</w:t>
      </w:r>
    </w:p>
    <w:p w14:paraId="46F335D0" w14:textId="77777777" w:rsidR="00EF6DB1" w:rsidRDefault="006955B2">
      <w:pPr>
        <w:pStyle w:val="ListParagraph"/>
        <w:widowControl w:val="0"/>
        <w:numPr>
          <w:ilvl w:val="0"/>
          <w:numId w:val="47"/>
        </w:numPr>
        <w:suppressAutoHyphens/>
        <w:rPr>
          <w:rFonts w:asciiTheme="minorHAnsi" w:hAnsiTheme="minorHAnsi" w:cstheme="minorHAnsi"/>
        </w:rPr>
      </w:pPr>
      <w:r>
        <w:rPr>
          <w:rFonts w:asciiTheme="minorHAnsi" w:hAnsiTheme="minorHAnsi" w:cstheme="minorHAnsi"/>
        </w:rPr>
        <w:t>Remain near the building for fire response team.</w:t>
      </w:r>
    </w:p>
    <w:p w14:paraId="7B6453D0" w14:textId="03969502"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If you encounter smoke while evacuating, get close to the floor where the air is coolest and smoke free.</w:t>
      </w:r>
    </w:p>
    <w:p w14:paraId="52F04367" w14:textId="68AAD259"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Feel the door with the back of your hand before you open it. If the door is cool, open it slowly. If the door is hot, or if you detect smoke on the other side, do not open it</w:t>
      </w:r>
      <w:r w:rsidR="00575EE3">
        <w:rPr>
          <w:rFonts w:asciiTheme="minorHAnsi" w:hAnsiTheme="minorHAnsi" w:cstheme="minorHAnsi"/>
        </w:rPr>
        <w:t>, unless a person on the other side is seeking assistance</w:t>
      </w:r>
      <w:r>
        <w:rPr>
          <w:rFonts w:asciiTheme="minorHAnsi" w:hAnsiTheme="minorHAnsi" w:cstheme="minorHAnsi"/>
        </w:rPr>
        <w:t>. Seek another way out. </w:t>
      </w:r>
    </w:p>
    <w:p w14:paraId="6656B589" w14:textId="10BEA8B4"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 xml:space="preserve">If you cannot get out shelter in a safe place, call CMU Police 412-268-2323, </w:t>
      </w:r>
      <w:r w:rsidR="00575EE3">
        <w:rPr>
          <w:rFonts w:asciiTheme="minorHAnsi" w:hAnsiTheme="minorHAnsi" w:cstheme="minorHAnsi"/>
        </w:rPr>
        <w:t xml:space="preserve">call or </w:t>
      </w:r>
      <w:r>
        <w:rPr>
          <w:rFonts w:asciiTheme="minorHAnsi" w:hAnsiTheme="minorHAnsi" w:cstheme="minorHAnsi"/>
        </w:rPr>
        <w:t>text a friend or yell for help. Attempt to make yourself visible to responding authorities.</w:t>
      </w:r>
    </w:p>
    <w:p w14:paraId="277F30EC" w14:textId="7D5AC114" w:rsidR="00EF6DB1" w:rsidRDefault="00D65DA3">
      <w:pPr>
        <w:shd w:val="clear" w:color="auto" w:fill="FFFFFF"/>
        <w:ind w:left="720"/>
        <w:rPr>
          <w:rFonts w:asciiTheme="minorHAnsi" w:hAnsiTheme="minorHAnsi" w:cstheme="minorHAnsi"/>
        </w:rPr>
      </w:pPr>
      <w:r>
        <w:rPr>
          <w:noProof/>
        </w:rPr>
        <w:lastRenderedPageBreak/>
        <w:drawing>
          <wp:anchor distT="0" distB="0" distL="114300" distR="114300" simplePos="0" relativeHeight="251664384" behindDoc="1" locked="0" layoutInCell="1" allowOverlap="1" wp14:anchorId="2BC66234" wp14:editId="7200F87C">
            <wp:simplePos x="0" y="0"/>
            <wp:positionH relativeFrom="column">
              <wp:posOffset>4744137</wp:posOffset>
            </wp:positionH>
            <wp:positionV relativeFrom="paragraph">
              <wp:posOffset>130290</wp:posOffset>
            </wp:positionV>
            <wp:extent cx="1811655" cy="2423795"/>
            <wp:effectExtent l="0" t="0" r="0" b="0"/>
            <wp:wrapTight wrapText="bothSides">
              <wp:wrapPolygon edited="0">
                <wp:start x="0" y="0"/>
                <wp:lineTo x="0" y="21391"/>
                <wp:lineTo x="21350" y="21391"/>
                <wp:lineTo x="21350" y="0"/>
                <wp:lineTo x="0" y="0"/>
              </wp:wrapPolygon>
            </wp:wrapTight>
            <wp:docPr id="13" name="image101.png"/>
            <wp:cNvGraphicFramePr/>
            <a:graphic xmlns:a="http://schemas.openxmlformats.org/drawingml/2006/main">
              <a:graphicData uri="http://schemas.openxmlformats.org/drawingml/2006/picture">
                <pic:pic xmlns:pic="http://schemas.openxmlformats.org/drawingml/2006/picture">
                  <pic:nvPicPr>
                    <pic:cNvPr id="7" name="image101.png"/>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811655" cy="2423795"/>
                    </a:xfrm>
                    <a:prstGeom prst="rect">
                      <a:avLst/>
                    </a:prstGeom>
                    <a:noFill/>
                    <a:ln>
                      <a:noFill/>
                      <a:prstDash/>
                    </a:ln>
                  </pic:spPr>
                </pic:pic>
              </a:graphicData>
            </a:graphic>
            <wp14:sizeRelH relativeFrom="page">
              <wp14:pctWidth>0</wp14:pctWidth>
            </wp14:sizeRelH>
            <wp14:sizeRelV relativeFrom="page">
              <wp14:pctHeight>0</wp14:pctHeight>
            </wp14:sizeRelV>
          </wp:anchor>
        </w:drawing>
      </w:r>
    </w:p>
    <w:p w14:paraId="558493A4" w14:textId="0D69B4DA" w:rsidR="00EF6DB1" w:rsidRPr="00D95995" w:rsidRDefault="006955B2">
      <w:pPr>
        <w:shd w:val="clear" w:color="auto" w:fill="FFFFFF"/>
        <w:rPr>
          <w:rFonts w:asciiTheme="minorHAnsi" w:hAnsiTheme="minorHAnsi" w:cstheme="minorHAnsi"/>
        </w:rPr>
      </w:pPr>
      <w:r>
        <w:rPr>
          <w:rFonts w:asciiTheme="minorHAnsi" w:hAnsiTheme="minorHAnsi" w:cstheme="minorHAnsi"/>
          <w:b/>
          <w:i/>
        </w:rPr>
        <w:t>Only if it is a small fire and safe to attempt</w:t>
      </w:r>
      <w:r>
        <w:rPr>
          <w:rFonts w:asciiTheme="minorHAnsi" w:hAnsiTheme="minorHAnsi" w:cstheme="minorHAnsi"/>
        </w:rPr>
        <w:t>, use one of the MR-safe (Blue and White) Fire Extinguishers located in Zone 3, the Waiting Room, and the Equipment Room to extinguish the fire.</w:t>
      </w:r>
      <w:r w:rsidR="00E903AE">
        <w:rPr>
          <w:rFonts w:asciiTheme="minorHAnsi" w:hAnsiTheme="minorHAnsi" w:cstheme="minorHAnsi"/>
        </w:rPr>
        <w:t xml:space="preserve"> Then call CMU Police at </w:t>
      </w:r>
      <w:ins w:id="475" w:author="John Pyles" w:date="2018-12-11T23:50:00Z">
        <w:r w:rsidR="00D95995" w:rsidRPr="00D95995">
          <w:rPr>
            <w:rFonts w:asciiTheme="minorHAnsi" w:hAnsiTheme="minorHAnsi" w:cstheme="minorHAnsi"/>
            <w:rPrChange w:id="476" w:author="John Pyles" w:date="2018-12-11T23:50:00Z">
              <w:rPr>
                <w:rFonts w:asciiTheme="minorHAnsi" w:hAnsiTheme="minorHAnsi" w:cstheme="minorHAnsi"/>
                <w:b/>
              </w:rPr>
            </w:rPrChange>
          </w:rPr>
          <w:t>412-268-2323  (8-2323 from a CMU phone)</w:t>
        </w:r>
      </w:ins>
      <w:del w:id="477" w:author="John Pyles" w:date="2018-12-11T23:50:00Z">
        <w:r w:rsidR="00E903AE" w:rsidRPr="00D95995" w:rsidDel="00D95995">
          <w:rPr>
            <w:rFonts w:asciiTheme="minorHAnsi" w:hAnsiTheme="minorHAnsi" w:cstheme="minorHAnsi"/>
          </w:rPr>
          <w:delText>8-2323</w:delText>
        </w:r>
      </w:del>
      <w:r w:rsidR="00E903AE" w:rsidRPr="00D95995">
        <w:rPr>
          <w:rFonts w:asciiTheme="minorHAnsi" w:hAnsiTheme="minorHAnsi" w:cstheme="minorHAnsi"/>
        </w:rPr>
        <w:t>.</w:t>
      </w:r>
    </w:p>
    <w:p w14:paraId="5A20E679" w14:textId="77777777" w:rsidR="00EF6DB1" w:rsidRDefault="00EF6DB1">
      <w:pPr>
        <w:shd w:val="clear" w:color="auto" w:fill="FFFFFF"/>
        <w:rPr>
          <w:rFonts w:asciiTheme="minorHAnsi" w:hAnsiTheme="minorHAnsi" w:cstheme="minorHAnsi"/>
        </w:rPr>
      </w:pPr>
    </w:p>
    <w:p w14:paraId="3B369F60" w14:textId="77777777" w:rsidR="00EF6DB1" w:rsidRDefault="006955B2">
      <w:pPr>
        <w:shd w:val="clear" w:color="auto" w:fill="FFFFFF"/>
        <w:rPr>
          <w:rFonts w:asciiTheme="minorHAnsi" w:hAnsiTheme="minorHAnsi" w:cstheme="minorHAnsi"/>
          <w:b/>
          <w:i/>
          <w:sz w:val="28"/>
          <w:szCs w:val="28"/>
        </w:rPr>
      </w:pPr>
      <w:r>
        <w:rPr>
          <w:rFonts w:asciiTheme="minorHAnsi" w:hAnsiTheme="minorHAnsi" w:cstheme="minorHAnsi"/>
          <w:b/>
          <w:i/>
          <w:sz w:val="28"/>
          <w:szCs w:val="28"/>
        </w:rPr>
        <w:t>Fire Alarm in the Building</w:t>
      </w:r>
    </w:p>
    <w:p w14:paraId="398D0389"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color w:val="222222"/>
        </w:rPr>
        <w:t>Remain Calm.</w:t>
      </w:r>
    </w:p>
    <w:p w14:paraId="71CD7A8E"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Immediately remove participant from scanner</w:t>
      </w:r>
    </w:p>
    <w:p w14:paraId="72E386FA"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Close and lock the scanner room door.</w:t>
      </w:r>
    </w:p>
    <w:p w14:paraId="1DBE2C85"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Evacuate the building.</w:t>
      </w:r>
    </w:p>
    <w:p w14:paraId="23BE9BFF" w14:textId="77777777" w:rsidR="00EF6DB1" w:rsidRDefault="00EF6DB1">
      <w:pPr>
        <w:shd w:val="clear" w:color="auto" w:fill="FFFFFF"/>
        <w:rPr>
          <w:rFonts w:asciiTheme="minorHAnsi" w:hAnsiTheme="minorHAnsi" w:cstheme="minorHAnsi"/>
        </w:rPr>
      </w:pPr>
    </w:p>
    <w:p w14:paraId="62734985" w14:textId="77777777" w:rsidR="00EF6DB1" w:rsidRDefault="00EF6DB1">
      <w:pPr>
        <w:shd w:val="clear" w:color="auto" w:fill="FFFFFF"/>
        <w:rPr>
          <w:rFonts w:asciiTheme="minorHAnsi" w:hAnsiTheme="minorHAnsi" w:cstheme="minorHAnsi"/>
          <w:b/>
        </w:rPr>
      </w:pPr>
    </w:p>
    <w:p w14:paraId="7BD862E2" w14:textId="7528CA6D" w:rsidR="00EF6DB1" w:rsidRDefault="00EF6DB1">
      <w:pPr>
        <w:shd w:val="clear" w:color="auto" w:fill="FFFFFF"/>
        <w:rPr>
          <w:rFonts w:asciiTheme="minorHAnsi" w:hAnsiTheme="minorHAnsi" w:cstheme="minorHAnsi"/>
          <w:b/>
        </w:rPr>
      </w:pPr>
    </w:p>
    <w:p w14:paraId="38EAA7EA" w14:textId="77777777" w:rsidR="00AC3024" w:rsidRDefault="00AC3024">
      <w:pPr>
        <w:shd w:val="clear" w:color="auto" w:fill="FFFFFF"/>
        <w:rPr>
          <w:rFonts w:asciiTheme="minorHAnsi" w:hAnsiTheme="minorHAnsi" w:cstheme="minorHAnsi"/>
          <w:b/>
        </w:rPr>
      </w:pPr>
    </w:p>
    <w:p w14:paraId="375663B3" w14:textId="77777777" w:rsidR="00EF6DB1" w:rsidRDefault="006955B2" w:rsidP="00AC3024">
      <w:pPr>
        <w:pStyle w:val="Heading2"/>
      </w:pPr>
      <w:bookmarkStart w:id="478" w:name="_Toc532337994"/>
      <w:r>
        <w:t xml:space="preserve">4.8 </w:t>
      </w:r>
      <w:r>
        <w:tab/>
        <w:t>Power Outage</w:t>
      </w:r>
      <w:bookmarkEnd w:id="478"/>
    </w:p>
    <w:p w14:paraId="083B9D93" w14:textId="77777777" w:rsidR="00EF6DB1" w:rsidRDefault="00EF6DB1">
      <w:pPr>
        <w:jc w:val="both"/>
        <w:rPr>
          <w:rFonts w:asciiTheme="minorHAnsi" w:hAnsiTheme="minorHAnsi" w:cstheme="minorHAnsi"/>
        </w:rPr>
      </w:pPr>
    </w:p>
    <w:p w14:paraId="7218D82E"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color w:val="222222"/>
        </w:rPr>
        <w:t>Remain Calm.</w:t>
      </w:r>
    </w:p>
    <w:p w14:paraId="3E2A5D5D"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color w:val="222222"/>
        </w:rPr>
        <w:t xml:space="preserve">If emergency lighting does not activate, shine a flashlight through the control room window. </w:t>
      </w:r>
      <w:r>
        <w:rPr>
          <w:rFonts w:asciiTheme="minorHAnsi" w:hAnsiTheme="minorHAnsi" w:cstheme="minorHAnsi"/>
          <w:b/>
          <w:color w:val="222222"/>
          <w:u w:val="single"/>
        </w:rPr>
        <w:t>Do not take a flashlight into the Magnet Room!</w:t>
      </w:r>
    </w:p>
    <w:p w14:paraId="7A4C8DFA"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 xml:space="preserve">Use the manual table release to pull the table out and remove participant from scanner. </w:t>
      </w:r>
    </w:p>
    <w:p w14:paraId="65EF9DD0"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Close and lock the magnet room door.</w:t>
      </w:r>
    </w:p>
    <w:p w14:paraId="34862747"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Notify FMS of the outage if necessary and evacuate the Center.</w:t>
      </w:r>
    </w:p>
    <w:p w14:paraId="199DAC28" w14:textId="77777777" w:rsidR="00EF6DB1" w:rsidRDefault="00EF6DB1">
      <w:pPr>
        <w:rPr>
          <w:rFonts w:asciiTheme="minorHAnsi" w:hAnsiTheme="minorHAnsi" w:cstheme="minorHAnsi"/>
          <w:b/>
        </w:rPr>
      </w:pPr>
    </w:p>
    <w:p w14:paraId="50E23A72" w14:textId="77777777" w:rsidR="00EF6DB1" w:rsidRDefault="00EF6DB1">
      <w:pPr>
        <w:rPr>
          <w:rFonts w:asciiTheme="minorHAnsi" w:hAnsiTheme="minorHAnsi" w:cstheme="minorHAnsi"/>
          <w:b/>
        </w:rPr>
      </w:pPr>
    </w:p>
    <w:p w14:paraId="11E8FEEF" w14:textId="77777777" w:rsidR="00EF6DB1" w:rsidRDefault="00EF6DB1">
      <w:pPr>
        <w:rPr>
          <w:rFonts w:asciiTheme="minorHAnsi" w:hAnsiTheme="minorHAnsi" w:cstheme="minorHAnsi"/>
          <w:b/>
        </w:rPr>
      </w:pPr>
    </w:p>
    <w:p w14:paraId="3288D04C" w14:textId="77777777" w:rsidR="00EF6DB1" w:rsidRDefault="006955B2" w:rsidP="00AC3024">
      <w:pPr>
        <w:pStyle w:val="Heading2"/>
      </w:pPr>
      <w:bookmarkStart w:id="479" w:name="_Toc532337995"/>
      <w:r>
        <w:t xml:space="preserve">4.9 </w:t>
      </w:r>
      <w:r>
        <w:tab/>
        <w:t>Phantom Fluid or Glycol Spills</w:t>
      </w:r>
      <w:bookmarkEnd w:id="479"/>
      <w:r>
        <w:br/>
      </w:r>
    </w:p>
    <w:p w14:paraId="45ABB34C"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Do not use damaged/leaking phantoms!</w:t>
      </w:r>
    </w:p>
    <w:p w14:paraId="670A5395"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Avoid skin contact with fluid leaking from any phantom.</w:t>
      </w:r>
    </w:p>
    <w:p w14:paraId="12356754"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Put on disposable protective gloves and goggles/face mask if available.</w:t>
      </w:r>
    </w:p>
    <w:p w14:paraId="25C9C015"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Absorb fluid with absorbent material (towels, sand, sawdust).</w:t>
      </w:r>
    </w:p>
    <w:p w14:paraId="47DAB2CE"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Place absorbent material and phantom a plastic bucket.  </w:t>
      </w:r>
    </w:p>
    <w:p w14:paraId="2C0A6620" w14:textId="084349EB"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Contact Environmental Health and Safety (412</w:t>
      </w:r>
      <w:r w:rsidR="002F170E">
        <w:rPr>
          <w:rFonts w:asciiTheme="minorHAnsi" w:hAnsiTheme="minorHAnsi" w:cstheme="minorHAnsi"/>
        </w:rPr>
        <w:t>-</w:t>
      </w:r>
      <w:r>
        <w:rPr>
          <w:rFonts w:asciiTheme="minorHAnsi" w:hAnsiTheme="minorHAnsi" w:cstheme="minorHAnsi"/>
        </w:rPr>
        <w:t>268</w:t>
      </w:r>
      <w:r w:rsidR="002F170E">
        <w:rPr>
          <w:rFonts w:asciiTheme="minorHAnsi" w:hAnsiTheme="minorHAnsi" w:cstheme="minorHAnsi"/>
        </w:rPr>
        <w:t>-</w:t>
      </w:r>
      <w:r>
        <w:rPr>
          <w:rFonts w:asciiTheme="minorHAnsi" w:hAnsiTheme="minorHAnsi" w:cstheme="minorHAnsi"/>
        </w:rPr>
        <w:t>8182) for disposal and additional cleanup advice.</w:t>
      </w:r>
    </w:p>
    <w:p w14:paraId="25FC9293"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Change contaminated clothing </w:t>
      </w:r>
    </w:p>
    <w:p w14:paraId="658FC6AD"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Wash hands thoroughly with soap and water.</w:t>
      </w:r>
    </w:p>
    <w:p w14:paraId="57C5BA4E"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Contact Siemens Service with additional questions. </w:t>
      </w:r>
    </w:p>
    <w:p w14:paraId="57892BE9" w14:textId="77777777" w:rsidR="00EF6DB1" w:rsidRDefault="00EF6DB1">
      <w:pPr>
        <w:rPr>
          <w:rFonts w:asciiTheme="minorHAnsi" w:hAnsiTheme="minorHAnsi" w:cstheme="minorHAnsi"/>
          <w:b/>
        </w:rPr>
      </w:pPr>
    </w:p>
    <w:p w14:paraId="446660DC" w14:textId="77777777" w:rsidR="00EF6DB1" w:rsidRDefault="006955B2">
      <w:pPr>
        <w:rPr>
          <w:rFonts w:asciiTheme="minorHAnsi" w:hAnsiTheme="minorHAnsi" w:cstheme="minorHAnsi"/>
          <w:b/>
          <w:i/>
          <w:sz w:val="28"/>
          <w:szCs w:val="28"/>
        </w:rPr>
      </w:pPr>
      <w:r>
        <w:rPr>
          <w:rFonts w:asciiTheme="minorHAnsi" w:hAnsiTheme="minorHAnsi" w:cstheme="minorHAnsi"/>
          <w:b/>
          <w:i/>
          <w:sz w:val="28"/>
          <w:szCs w:val="28"/>
        </w:rPr>
        <w:t xml:space="preserve">First Aid for contact with phantom fluid or glycol. </w:t>
      </w:r>
    </w:p>
    <w:p w14:paraId="269EC23F" w14:textId="77777777" w:rsidR="00EF6DB1" w:rsidRDefault="006955B2">
      <w:pPr>
        <w:rPr>
          <w:rFonts w:asciiTheme="minorHAnsi" w:hAnsiTheme="minorHAnsi" w:cstheme="minorHAnsi"/>
          <w:b/>
        </w:rPr>
      </w:pPr>
      <w:r>
        <w:rPr>
          <w:rFonts w:asciiTheme="minorHAnsi" w:hAnsiTheme="minorHAnsi" w:cstheme="minorHAnsi"/>
          <w:b/>
        </w:rPr>
        <w:t>Skin Contamination</w:t>
      </w:r>
    </w:p>
    <w:p w14:paraId="338EBB10"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t>Immediately remove contaminated clothing.</w:t>
      </w:r>
    </w:p>
    <w:p w14:paraId="05AB15EE"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t>Immediately wash skin with soap and water.</w:t>
      </w:r>
    </w:p>
    <w:p w14:paraId="0F74F905"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lastRenderedPageBreak/>
        <w:t>Immediately consult a physician.</w:t>
      </w:r>
    </w:p>
    <w:p w14:paraId="1581F914" w14:textId="77777777" w:rsidR="00EF6DB1" w:rsidRDefault="006955B2">
      <w:pPr>
        <w:rPr>
          <w:rFonts w:asciiTheme="minorHAnsi" w:hAnsiTheme="minorHAnsi" w:cstheme="minorHAnsi"/>
          <w:b/>
        </w:rPr>
      </w:pPr>
      <w:r>
        <w:rPr>
          <w:rFonts w:asciiTheme="minorHAnsi" w:hAnsiTheme="minorHAnsi" w:cstheme="minorHAnsi"/>
          <w:b/>
        </w:rPr>
        <w:t>Eye contamination</w:t>
      </w:r>
    </w:p>
    <w:p w14:paraId="363D39F3" w14:textId="380E2AEC"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Immediately consult an ophthalmologist</w:t>
      </w:r>
      <w:ins w:id="480" w:author="John Pyles" w:date="2018-12-11T19:27:00Z">
        <w:r w:rsidR="00157042">
          <w:rPr>
            <w:rFonts w:asciiTheme="minorHAnsi" w:hAnsiTheme="minorHAnsi" w:cstheme="minorHAnsi"/>
          </w:rPr>
          <w:t xml:space="preserve"> at UPMC-Presbyterian</w:t>
        </w:r>
      </w:ins>
      <w:r>
        <w:rPr>
          <w:rFonts w:asciiTheme="minorHAnsi" w:hAnsiTheme="minorHAnsi" w:cstheme="minorHAnsi"/>
        </w:rPr>
        <w:t>.</w:t>
      </w:r>
    </w:p>
    <w:p w14:paraId="65E4F644" w14:textId="77777777" w:rsidR="00EF6DB1" w:rsidRDefault="006955B2">
      <w:pPr>
        <w:rPr>
          <w:rFonts w:asciiTheme="minorHAnsi" w:hAnsiTheme="minorHAnsi" w:cstheme="minorHAnsi"/>
          <w:b/>
        </w:rPr>
      </w:pPr>
      <w:r>
        <w:rPr>
          <w:rFonts w:asciiTheme="minorHAnsi" w:hAnsiTheme="minorHAnsi" w:cstheme="minorHAnsi"/>
          <w:b/>
        </w:rPr>
        <w:t>Ingestion</w:t>
      </w:r>
    </w:p>
    <w:p w14:paraId="1BC88A7D" w14:textId="77777777"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Drink plenty of water and induce vomiting</w:t>
      </w:r>
    </w:p>
    <w:p w14:paraId="77759395" w14:textId="77777777"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Immediately consult a physician.</w:t>
      </w:r>
    </w:p>
    <w:p w14:paraId="74ABA17A" w14:textId="77777777" w:rsidR="00EF6DB1" w:rsidRDefault="006955B2">
      <w:pPr>
        <w:rPr>
          <w:rFonts w:asciiTheme="minorHAnsi" w:hAnsiTheme="minorHAnsi" w:cstheme="minorHAnsi"/>
          <w:b/>
        </w:rPr>
      </w:pPr>
      <w:r>
        <w:rPr>
          <w:rFonts w:asciiTheme="minorHAnsi" w:hAnsiTheme="minorHAnsi" w:cstheme="minorHAnsi"/>
          <w:b/>
        </w:rPr>
        <w:t>Inhalation</w:t>
      </w:r>
    </w:p>
    <w:p w14:paraId="775ECA51" w14:textId="77777777" w:rsidR="00EF6DB1" w:rsidRDefault="006955B2">
      <w:pPr>
        <w:pStyle w:val="ListParagraph"/>
        <w:numPr>
          <w:ilvl w:val="0"/>
          <w:numId w:val="53"/>
        </w:numPr>
        <w:spacing w:after="200"/>
        <w:rPr>
          <w:rFonts w:asciiTheme="minorHAnsi" w:hAnsiTheme="minorHAnsi" w:cstheme="minorHAnsi"/>
        </w:rPr>
      </w:pPr>
      <w:r>
        <w:rPr>
          <w:rFonts w:asciiTheme="minorHAnsi" w:hAnsiTheme="minorHAnsi" w:cstheme="minorHAnsi"/>
        </w:rPr>
        <w:t>Move yourself or participant to fresh air.</w:t>
      </w:r>
    </w:p>
    <w:p w14:paraId="0A846F27" w14:textId="77777777" w:rsidR="00EF6DB1" w:rsidRDefault="006955B2">
      <w:pPr>
        <w:pStyle w:val="ListParagraph"/>
        <w:numPr>
          <w:ilvl w:val="0"/>
          <w:numId w:val="53"/>
        </w:numPr>
        <w:spacing w:after="200"/>
        <w:rPr>
          <w:rFonts w:asciiTheme="minorHAnsi" w:hAnsiTheme="minorHAnsi" w:cstheme="minorHAnsi"/>
        </w:rPr>
      </w:pPr>
      <w:r>
        <w:rPr>
          <w:rFonts w:asciiTheme="minorHAnsi" w:hAnsiTheme="minorHAnsi" w:cstheme="minorHAnsi"/>
        </w:rPr>
        <w:t>Immediately consult a physician.</w:t>
      </w:r>
    </w:p>
    <w:p w14:paraId="15A8EA09" w14:textId="77777777" w:rsidR="00EF6DB1" w:rsidRDefault="00EF6DB1">
      <w:pPr>
        <w:shd w:val="clear" w:color="auto" w:fill="FFFFFF"/>
        <w:textAlignment w:val="top"/>
        <w:outlineLvl w:val="1"/>
        <w:rPr>
          <w:rFonts w:asciiTheme="minorHAnsi" w:hAnsiTheme="minorHAnsi" w:cstheme="minorHAnsi"/>
          <w:b/>
          <w:iCs/>
        </w:rPr>
      </w:pPr>
    </w:p>
    <w:p w14:paraId="0C271DF6" w14:textId="77777777" w:rsidR="00EF6DB1" w:rsidRDefault="00EF6DB1">
      <w:pPr>
        <w:shd w:val="clear" w:color="auto" w:fill="FFFFFF"/>
        <w:textAlignment w:val="top"/>
        <w:outlineLvl w:val="1"/>
        <w:rPr>
          <w:rFonts w:asciiTheme="minorHAnsi" w:hAnsiTheme="minorHAnsi" w:cstheme="minorHAnsi"/>
          <w:b/>
          <w:iCs/>
        </w:rPr>
      </w:pPr>
    </w:p>
    <w:p w14:paraId="53B50CCE" w14:textId="77777777" w:rsidR="00EF6DB1" w:rsidRDefault="006955B2" w:rsidP="00AC3024">
      <w:pPr>
        <w:pStyle w:val="Heading2"/>
        <w:rPr>
          <w:iCs/>
        </w:rPr>
      </w:pPr>
      <w:bookmarkStart w:id="481" w:name="_Toc532337996"/>
      <w:r>
        <w:t xml:space="preserve">4.10 </w:t>
      </w:r>
      <w:r>
        <w:tab/>
        <w:t>Building Lockdown</w:t>
      </w:r>
      <w:bookmarkEnd w:id="481"/>
      <w:r>
        <w:br/>
      </w:r>
      <w:r>
        <w:rPr>
          <w:iCs/>
        </w:rPr>
        <w:tab/>
      </w:r>
    </w:p>
    <w:p w14:paraId="63B91BA4" w14:textId="422C6DB7" w:rsidR="00EF6DB1" w:rsidRDefault="006955B2">
      <w:pPr>
        <w:pStyle w:val="ListParagraph"/>
        <w:numPr>
          <w:ilvl w:val="0"/>
          <w:numId w:val="54"/>
        </w:numPr>
        <w:shd w:val="clear" w:color="auto" w:fill="FFFFFF"/>
        <w:textAlignment w:val="top"/>
        <w:outlineLvl w:val="1"/>
        <w:rPr>
          <w:ins w:id="482" w:author="John Pyles" w:date="2018-12-11T23:51:00Z"/>
          <w:rFonts w:asciiTheme="minorHAnsi" w:hAnsiTheme="minorHAnsi" w:cstheme="minorHAnsi"/>
          <w:iCs/>
        </w:rPr>
      </w:pPr>
      <w:r>
        <w:rPr>
          <w:rFonts w:asciiTheme="minorHAnsi" w:hAnsiTheme="minorHAnsi" w:cstheme="minorHAnsi"/>
          <w:iCs/>
        </w:rPr>
        <w:t>Remain Calm.</w:t>
      </w:r>
    </w:p>
    <w:p w14:paraId="3D79DEF2" w14:textId="2930992C" w:rsidR="00D95995" w:rsidRDefault="00D95995">
      <w:pPr>
        <w:pStyle w:val="ListParagraph"/>
        <w:numPr>
          <w:ilvl w:val="0"/>
          <w:numId w:val="54"/>
        </w:numPr>
        <w:shd w:val="clear" w:color="auto" w:fill="FFFFFF"/>
        <w:textAlignment w:val="top"/>
        <w:outlineLvl w:val="1"/>
        <w:rPr>
          <w:ins w:id="483" w:author="John Pyles" w:date="2018-12-11T23:50:00Z"/>
          <w:rFonts w:asciiTheme="minorHAnsi" w:hAnsiTheme="minorHAnsi" w:cstheme="minorHAnsi"/>
          <w:iCs/>
        </w:rPr>
      </w:pPr>
      <w:ins w:id="484" w:author="John Pyles" w:date="2018-12-11T23:51:00Z">
        <w:r>
          <w:rPr>
            <w:rFonts w:asciiTheme="minorHAnsi" w:hAnsiTheme="minorHAnsi" w:cstheme="minorHAnsi"/>
            <w:iCs/>
          </w:rPr>
          <w:t>If time, lock main door and turn off waiting room lights.</w:t>
        </w:r>
      </w:ins>
    </w:p>
    <w:p w14:paraId="141376B0" w14:textId="2288F8A7" w:rsidR="00D95995" w:rsidRDefault="00D95995">
      <w:pPr>
        <w:pStyle w:val="ListParagraph"/>
        <w:numPr>
          <w:ilvl w:val="0"/>
          <w:numId w:val="54"/>
        </w:numPr>
        <w:shd w:val="clear" w:color="auto" w:fill="FFFFFF"/>
        <w:textAlignment w:val="top"/>
        <w:outlineLvl w:val="1"/>
        <w:rPr>
          <w:rFonts w:asciiTheme="minorHAnsi" w:hAnsiTheme="minorHAnsi" w:cstheme="minorHAnsi"/>
          <w:iCs/>
        </w:rPr>
      </w:pPr>
      <w:ins w:id="485" w:author="John Pyles" w:date="2018-12-11T23:52:00Z">
        <w:r>
          <w:rPr>
            <w:rFonts w:asciiTheme="minorHAnsi" w:hAnsiTheme="minorHAnsi" w:cstheme="minorHAnsi"/>
            <w:iCs/>
          </w:rPr>
          <w:t xml:space="preserve">Close </w:t>
        </w:r>
      </w:ins>
      <w:ins w:id="486" w:author="John Pyles" w:date="2018-12-11T23:50:00Z">
        <w:r>
          <w:rPr>
            <w:rFonts w:asciiTheme="minorHAnsi" w:hAnsiTheme="minorHAnsi" w:cstheme="minorHAnsi"/>
            <w:iCs/>
          </w:rPr>
          <w:t>Control Room door</w:t>
        </w:r>
      </w:ins>
      <w:ins w:id="487" w:author="John Pyles" w:date="2018-12-11T23:53:00Z">
        <w:r>
          <w:rPr>
            <w:rFonts w:asciiTheme="minorHAnsi" w:hAnsiTheme="minorHAnsi" w:cstheme="minorHAnsi"/>
            <w:iCs/>
          </w:rPr>
          <w:t xml:space="preserve"> (it will lock automatically)</w:t>
        </w:r>
      </w:ins>
      <w:ins w:id="488" w:author="John Pyles" w:date="2018-12-11T23:51:00Z">
        <w:r>
          <w:rPr>
            <w:rFonts w:asciiTheme="minorHAnsi" w:hAnsiTheme="minorHAnsi" w:cstheme="minorHAnsi"/>
            <w:iCs/>
          </w:rPr>
          <w:t>.</w:t>
        </w:r>
      </w:ins>
    </w:p>
    <w:p w14:paraId="4F66567E"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Remove participant from scanner.</w:t>
      </w:r>
    </w:p>
    <w:p w14:paraId="2410F98A"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Close and lock magnet room door.</w:t>
      </w:r>
    </w:p>
    <w:p w14:paraId="3A41EDD6" w14:textId="73C8F87F"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 xml:space="preserve">Shelter in place </w:t>
      </w:r>
      <w:ins w:id="489" w:author="John Pyles" w:date="2018-12-11T23:51:00Z">
        <w:r w:rsidR="00D95995">
          <w:rPr>
            <w:rFonts w:asciiTheme="minorHAnsi" w:hAnsiTheme="minorHAnsi" w:cstheme="minorHAnsi"/>
            <w:iCs/>
          </w:rPr>
          <w:t xml:space="preserve">in Control Room </w:t>
        </w:r>
      </w:ins>
      <w:r>
        <w:rPr>
          <w:rFonts w:asciiTheme="minorHAnsi" w:hAnsiTheme="minorHAnsi" w:cstheme="minorHAnsi"/>
          <w:iCs/>
        </w:rPr>
        <w:t>until notified that it is safe to leave the building.</w:t>
      </w:r>
    </w:p>
    <w:p w14:paraId="0E4E0842" w14:textId="77777777" w:rsidR="00EF6DB1" w:rsidRDefault="00EF6DB1">
      <w:pPr>
        <w:pStyle w:val="ListParagraph"/>
        <w:shd w:val="clear" w:color="auto" w:fill="FFFFFF"/>
        <w:textAlignment w:val="top"/>
        <w:outlineLvl w:val="1"/>
        <w:rPr>
          <w:rFonts w:asciiTheme="minorHAnsi" w:hAnsiTheme="minorHAnsi" w:cstheme="minorHAnsi"/>
          <w:iCs/>
        </w:rPr>
      </w:pPr>
    </w:p>
    <w:p w14:paraId="629F7376" w14:textId="77777777" w:rsidR="00EF6DB1" w:rsidRDefault="00EF6DB1">
      <w:pPr>
        <w:pStyle w:val="ListParagraph"/>
        <w:shd w:val="clear" w:color="auto" w:fill="FFFFFF"/>
        <w:textAlignment w:val="top"/>
        <w:outlineLvl w:val="1"/>
        <w:rPr>
          <w:rFonts w:asciiTheme="minorHAnsi" w:hAnsiTheme="minorHAnsi" w:cstheme="minorHAnsi"/>
          <w:iCs/>
        </w:rPr>
      </w:pPr>
    </w:p>
    <w:p w14:paraId="1A1D6B82" w14:textId="77777777" w:rsidR="00EF6DB1" w:rsidRDefault="00EF6DB1">
      <w:pPr>
        <w:pStyle w:val="ListParagraph"/>
        <w:shd w:val="clear" w:color="auto" w:fill="FFFFFF"/>
        <w:textAlignment w:val="top"/>
        <w:outlineLvl w:val="1"/>
        <w:rPr>
          <w:rFonts w:asciiTheme="minorHAnsi" w:hAnsiTheme="minorHAnsi" w:cstheme="minorHAnsi"/>
          <w:iCs/>
        </w:rPr>
      </w:pPr>
    </w:p>
    <w:p w14:paraId="75B21471" w14:textId="77777777" w:rsidR="00EF6DB1" w:rsidRDefault="006955B2" w:rsidP="00AC3024">
      <w:pPr>
        <w:pStyle w:val="Heading2"/>
        <w:rPr>
          <w:iCs/>
        </w:rPr>
      </w:pPr>
      <w:bookmarkStart w:id="490" w:name="_Toc532337997"/>
      <w:r>
        <w:t xml:space="preserve">4.11 </w:t>
      </w:r>
      <w:r>
        <w:tab/>
        <w:t>Active Shooter</w:t>
      </w:r>
      <w:bookmarkEnd w:id="490"/>
      <w:r>
        <w:br/>
      </w:r>
      <w:r>
        <w:rPr>
          <w:iCs/>
        </w:rPr>
        <w:tab/>
      </w:r>
    </w:p>
    <w:p w14:paraId="3F45C78B" w14:textId="43EBFED0" w:rsidR="00D95995" w:rsidRDefault="006955B2" w:rsidP="00D95995">
      <w:pPr>
        <w:rPr>
          <w:ins w:id="491" w:author="John Pyles" w:date="2018-12-11T23:55:00Z"/>
          <w:rFonts w:asciiTheme="minorHAnsi" w:hAnsiTheme="minorHAnsi" w:cstheme="minorHAnsi"/>
          <w:b/>
          <w:iCs/>
        </w:rPr>
      </w:pPr>
      <w:r w:rsidRPr="00D95995">
        <w:rPr>
          <w:rFonts w:asciiTheme="minorHAnsi" w:hAnsiTheme="minorHAnsi" w:cstheme="minorHAnsi"/>
          <w:b/>
          <w:iCs/>
          <w:rPrChange w:id="492" w:author="John Pyles" w:date="2018-12-11T23:54:00Z">
            <w:rPr/>
          </w:rPrChange>
        </w:rPr>
        <w:t xml:space="preserve">If </w:t>
      </w:r>
      <w:del w:id="493" w:author="John Pyles" w:date="2018-12-11T23:54:00Z">
        <w:r w:rsidRPr="00D95995" w:rsidDel="00D95995">
          <w:rPr>
            <w:rFonts w:asciiTheme="minorHAnsi" w:hAnsiTheme="minorHAnsi" w:cstheme="minorHAnsi"/>
            <w:b/>
            <w:iCs/>
            <w:rPrChange w:id="494" w:author="John Pyles" w:date="2018-12-11T23:54:00Z">
              <w:rPr/>
            </w:rPrChange>
          </w:rPr>
          <w:delText>able, evacuate participant from magnet as quickly as possible</w:delText>
        </w:r>
      </w:del>
      <w:ins w:id="495" w:author="John Pyles" w:date="2018-12-11T23:54:00Z">
        <w:r w:rsidR="00D95995">
          <w:rPr>
            <w:rFonts w:asciiTheme="minorHAnsi" w:hAnsiTheme="minorHAnsi" w:cstheme="minorHAnsi"/>
            <w:b/>
            <w:iCs/>
          </w:rPr>
          <w:t>shooter is not inside the BRIDGE Center</w:t>
        </w:r>
      </w:ins>
      <w:ins w:id="496" w:author="John Pyles" w:date="2018-12-11T23:55:00Z">
        <w:r w:rsidR="00D95995">
          <w:rPr>
            <w:rFonts w:asciiTheme="minorHAnsi" w:hAnsiTheme="minorHAnsi" w:cstheme="minorHAnsi"/>
            <w:b/>
            <w:iCs/>
          </w:rPr>
          <w:t xml:space="preserve"> shelter in place:</w:t>
        </w:r>
      </w:ins>
      <w:del w:id="497" w:author="John Pyles" w:date="2018-12-11T23:55:00Z">
        <w:r w:rsidRPr="00D95995" w:rsidDel="00D95995">
          <w:rPr>
            <w:rFonts w:asciiTheme="minorHAnsi" w:hAnsiTheme="minorHAnsi" w:cstheme="minorHAnsi"/>
            <w:b/>
            <w:iCs/>
            <w:rPrChange w:id="498" w:author="John Pyles" w:date="2018-12-11T23:54:00Z">
              <w:rPr/>
            </w:rPrChange>
          </w:rPr>
          <w:delText>.</w:delText>
        </w:r>
      </w:del>
    </w:p>
    <w:p w14:paraId="1D87CA4B" w14:textId="77777777" w:rsidR="00D95995" w:rsidRDefault="00D95995" w:rsidP="00D95995">
      <w:pPr>
        <w:pStyle w:val="ListParagraph"/>
        <w:numPr>
          <w:ilvl w:val="0"/>
          <w:numId w:val="77"/>
        </w:numPr>
        <w:shd w:val="clear" w:color="auto" w:fill="FFFFFF"/>
        <w:textAlignment w:val="top"/>
        <w:outlineLvl w:val="1"/>
        <w:rPr>
          <w:ins w:id="499" w:author="John Pyles" w:date="2018-12-11T23:55:00Z"/>
          <w:rFonts w:asciiTheme="minorHAnsi" w:hAnsiTheme="minorHAnsi" w:cstheme="minorHAnsi"/>
          <w:iCs/>
        </w:rPr>
      </w:pPr>
      <w:ins w:id="500" w:author="John Pyles" w:date="2018-12-11T23:55:00Z">
        <w:r>
          <w:rPr>
            <w:rFonts w:asciiTheme="minorHAnsi" w:hAnsiTheme="minorHAnsi" w:cstheme="minorHAnsi"/>
            <w:iCs/>
          </w:rPr>
          <w:t>Remain Calm.</w:t>
        </w:r>
      </w:ins>
    </w:p>
    <w:p w14:paraId="7D685F28" w14:textId="77777777" w:rsidR="00D95995" w:rsidRDefault="00D95995" w:rsidP="00D95995">
      <w:pPr>
        <w:pStyle w:val="ListParagraph"/>
        <w:numPr>
          <w:ilvl w:val="0"/>
          <w:numId w:val="77"/>
        </w:numPr>
        <w:shd w:val="clear" w:color="auto" w:fill="FFFFFF"/>
        <w:textAlignment w:val="top"/>
        <w:outlineLvl w:val="1"/>
        <w:rPr>
          <w:ins w:id="501" w:author="John Pyles" w:date="2018-12-11T23:55:00Z"/>
          <w:rFonts w:asciiTheme="minorHAnsi" w:hAnsiTheme="minorHAnsi" w:cstheme="minorHAnsi"/>
          <w:iCs/>
        </w:rPr>
      </w:pPr>
      <w:ins w:id="502" w:author="John Pyles" w:date="2018-12-11T23:55:00Z">
        <w:r>
          <w:rPr>
            <w:rFonts w:asciiTheme="minorHAnsi" w:hAnsiTheme="minorHAnsi" w:cstheme="minorHAnsi"/>
            <w:iCs/>
          </w:rPr>
          <w:t>If time, lock main door and turn off waiting room lights.</w:t>
        </w:r>
      </w:ins>
    </w:p>
    <w:p w14:paraId="28177F6A" w14:textId="23F0302B" w:rsidR="00D95995" w:rsidRDefault="00D95995" w:rsidP="00D95995">
      <w:pPr>
        <w:pStyle w:val="ListParagraph"/>
        <w:numPr>
          <w:ilvl w:val="0"/>
          <w:numId w:val="77"/>
        </w:numPr>
        <w:shd w:val="clear" w:color="auto" w:fill="FFFFFF"/>
        <w:textAlignment w:val="top"/>
        <w:outlineLvl w:val="1"/>
        <w:rPr>
          <w:ins w:id="503" w:author="John Pyles" w:date="2018-12-11T23:55:00Z"/>
          <w:rFonts w:asciiTheme="minorHAnsi" w:hAnsiTheme="minorHAnsi" w:cstheme="minorHAnsi"/>
          <w:iCs/>
        </w:rPr>
      </w:pPr>
      <w:ins w:id="504" w:author="John Pyles" w:date="2018-12-11T23:55:00Z">
        <w:r>
          <w:rPr>
            <w:rFonts w:asciiTheme="minorHAnsi" w:hAnsiTheme="minorHAnsi" w:cstheme="minorHAnsi"/>
            <w:iCs/>
          </w:rPr>
          <w:t>Close Control Room door (it will lock automatically)</w:t>
        </w:r>
      </w:ins>
      <w:ins w:id="505" w:author="John Pyles" w:date="2018-12-11T23:56:00Z">
        <w:r w:rsidR="00E16BAB">
          <w:rPr>
            <w:rFonts w:asciiTheme="minorHAnsi" w:hAnsiTheme="minorHAnsi" w:cstheme="minorHAnsi"/>
            <w:iCs/>
          </w:rPr>
          <w:t xml:space="preserve"> and turn off lights</w:t>
        </w:r>
      </w:ins>
      <w:ins w:id="506" w:author="John Pyles" w:date="2018-12-11T23:55:00Z">
        <w:r>
          <w:rPr>
            <w:rFonts w:asciiTheme="minorHAnsi" w:hAnsiTheme="minorHAnsi" w:cstheme="minorHAnsi"/>
            <w:iCs/>
          </w:rPr>
          <w:t>.</w:t>
        </w:r>
      </w:ins>
    </w:p>
    <w:p w14:paraId="287FBEFB" w14:textId="77777777" w:rsidR="00D95995" w:rsidRDefault="00D95995" w:rsidP="00D95995">
      <w:pPr>
        <w:pStyle w:val="ListParagraph"/>
        <w:numPr>
          <w:ilvl w:val="0"/>
          <w:numId w:val="77"/>
        </w:numPr>
        <w:shd w:val="clear" w:color="auto" w:fill="FFFFFF"/>
        <w:textAlignment w:val="top"/>
        <w:outlineLvl w:val="1"/>
        <w:rPr>
          <w:ins w:id="507" w:author="John Pyles" w:date="2018-12-11T23:55:00Z"/>
          <w:rFonts w:asciiTheme="minorHAnsi" w:hAnsiTheme="minorHAnsi" w:cstheme="minorHAnsi"/>
          <w:iCs/>
        </w:rPr>
      </w:pPr>
      <w:ins w:id="508" w:author="John Pyles" w:date="2018-12-11T23:55:00Z">
        <w:r>
          <w:rPr>
            <w:rFonts w:asciiTheme="minorHAnsi" w:hAnsiTheme="minorHAnsi" w:cstheme="minorHAnsi"/>
            <w:iCs/>
          </w:rPr>
          <w:t>Remove participant from scanner.</w:t>
        </w:r>
      </w:ins>
    </w:p>
    <w:p w14:paraId="47CE62DF" w14:textId="23AB3034" w:rsidR="00D95995" w:rsidRDefault="00D95995" w:rsidP="00D95995">
      <w:pPr>
        <w:pStyle w:val="ListParagraph"/>
        <w:numPr>
          <w:ilvl w:val="0"/>
          <w:numId w:val="77"/>
        </w:numPr>
        <w:shd w:val="clear" w:color="auto" w:fill="FFFFFF"/>
        <w:textAlignment w:val="top"/>
        <w:outlineLvl w:val="1"/>
        <w:rPr>
          <w:ins w:id="509" w:author="John Pyles" w:date="2018-12-11T23:56:00Z"/>
          <w:rFonts w:asciiTheme="minorHAnsi" w:hAnsiTheme="minorHAnsi" w:cstheme="minorHAnsi"/>
          <w:iCs/>
        </w:rPr>
      </w:pPr>
      <w:ins w:id="510" w:author="John Pyles" w:date="2018-12-11T23:55:00Z">
        <w:r>
          <w:rPr>
            <w:rFonts w:asciiTheme="minorHAnsi" w:hAnsiTheme="minorHAnsi" w:cstheme="minorHAnsi"/>
            <w:iCs/>
          </w:rPr>
          <w:t>Close and lock magnet room door.</w:t>
        </w:r>
      </w:ins>
    </w:p>
    <w:p w14:paraId="79650930" w14:textId="674FE98A" w:rsidR="00E16BAB" w:rsidRDefault="00E16BAB" w:rsidP="00D95995">
      <w:pPr>
        <w:pStyle w:val="ListParagraph"/>
        <w:numPr>
          <w:ilvl w:val="0"/>
          <w:numId w:val="77"/>
        </w:numPr>
        <w:shd w:val="clear" w:color="auto" w:fill="FFFFFF"/>
        <w:textAlignment w:val="top"/>
        <w:outlineLvl w:val="1"/>
        <w:rPr>
          <w:ins w:id="511" w:author="John Pyles" w:date="2018-12-11T23:55:00Z"/>
          <w:rFonts w:asciiTheme="minorHAnsi" w:hAnsiTheme="minorHAnsi" w:cstheme="minorHAnsi"/>
          <w:iCs/>
        </w:rPr>
      </w:pPr>
      <w:ins w:id="512" w:author="John Pyles" w:date="2018-12-11T23:57:00Z">
        <w:r>
          <w:rPr>
            <w:rFonts w:asciiTheme="minorHAnsi" w:hAnsiTheme="minorHAnsi" w:cstheme="minorHAnsi"/>
          </w:rPr>
          <w:t>C</w:t>
        </w:r>
      </w:ins>
      <w:ins w:id="513" w:author="John Pyles" w:date="2018-12-11T23:56:00Z">
        <w:r>
          <w:rPr>
            <w:rFonts w:asciiTheme="minorHAnsi" w:hAnsiTheme="minorHAnsi" w:cstheme="minorHAnsi"/>
          </w:rPr>
          <w:t>all CMU Police at 412-268-2323</w:t>
        </w:r>
      </w:ins>
      <w:ins w:id="514" w:author="John Pyles" w:date="2018-12-11T23:57:00Z">
        <w:r>
          <w:rPr>
            <w:rFonts w:asciiTheme="minorHAnsi" w:hAnsiTheme="minorHAnsi" w:cstheme="minorHAnsi"/>
          </w:rPr>
          <w:t>.</w:t>
        </w:r>
      </w:ins>
    </w:p>
    <w:p w14:paraId="53B3EDFC" w14:textId="77777777" w:rsidR="00D95995" w:rsidRDefault="00D95995" w:rsidP="00D95995">
      <w:pPr>
        <w:pStyle w:val="ListParagraph"/>
        <w:numPr>
          <w:ilvl w:val="0"/>
          <w:numId w:val="77"/>
        </w:numPr>
        <w:shd w:val="clear" w:color="auto" w:fill="FFFFFF"/>
        <w:textAlignment w:val="top"/>
        <w:outlineLvl w:val="1"/>
        <w:rPr>
          <w:ins w:id="515" w:author="John Pyles" w:date="2018-12-11T23:55:00Z"/>
          <w:rFonts w:asciiTheme="minorHAnsi" w:hAnsiTheme="minorHAnsi" w:cstheme="minorHAnsi"/>
          <w:iCs/>
        </w:rPr>
      </w:pPr>
      <w:ins w:id="516" w:author="John Pyles" w:date="2018-12-11T23:55:00Z">
        <w:r>
          <w:rPr>
            <w:rFonts w:asciiTheme="minorHAnsi" w:hAnsiTheme="minorHAnsi" w:cstheme="minorHAnsi"/>
            <w:iCs/>
          </w:rPr>
          <w:t>Shelter in place in Control Room until notified that it is safe to leave the building.</w:t>
        </w:r>
      </w:ins>
    </w:p>
    <w:p w14:paraId="662CE983" w14:textId="77777777" w:rsidR="00D95995" w:rsidRPr="00D95995" w:rsidRDefault="00D95995">
      <w:pPr>
        <w:pStyle w:val="ListParagraph"/>
        <w:rPr>
          <w:rFonts w:asciiTheme="minorHAnsi" w:hAnsiTheme="minorHAnsi" w:cstheme="minorHAnsi"/>
          <w:iCs/>
          <w:rPrChange w:id="517" w:author="John Pyles" w:date="2018-12-11T23:55:00Z">
            <w:rPr/>
          </w:rPrChange>
        </w:rPr>
        <w:pPrChange w:id="518" w:author="John Pyles" w:date="2018-12-11T23:55:00Z">
          <w:pPr>
            <w:pStyle w:val="ListParagraph"/>
            <w:numPr>
              <w:numId w:val="40"/>
            </w:numPr>
            <w:ind w:hanging="360"/>
          </w:pPr>
        </w:pPrChange>
      </w:pPr>
    </w:p>
    <w:p w14:paraId="681EE4A9" w14:textId="5B9651AF" w:rsidR="00E16BAB" w:rsidRDefault="00E16BAB" w:rsidP="00E16BAB">
      <w:pPr>
        <w:rPr>
          <w:ins w:id="519" w:author="John Pyles" w:date="2018-12-11T23:57:00Z"/>
          <w:rFonts w:asciiTheme="minorHAnsi" w:hAnsiTheme="minorHAnsi" w:cstheme="minorHAnsi"/>
          <w:b/>
          <w:iCs/>
        </w:rPr>
      </w:pPr>
      <w:ins w:id="520" w:author="John Pyles" w:date="2018-12-11T23:57:00Z">
        <w:r w:rsidRPr="004368AA">
          <w:rPr>
            <w:rFonts w:asciiTheme="minorHAnsi" w:hAnsiTheme="minorHAnsi" w:cstheme="minorHAnsi"/>
            <w:b/>
            <w:iCs/>
          </w:rPr>
          <w:t xml:space="preserve">If </w:t>
        </w:r>
        <w:r>
          <w:rPr>
            <w:rFonts w:asciiTheme="minorHAnsi" w:hAnsiTheme="minorHAnsi" w:cstheme="minorHAnsi"/>
            <w:b/>
            <w:iCs/>
          </w:rPr>
          <w:t>shooter is encountered directly:</w:t>
        </w:r>
      </w:ins>
    </w:p>
    <w:p w14:paraId="34CC6D5D" w14:textId="77777777" w:rsidR="00EF6DB1" w:rsidRDefault="00EF6DB1">
      <w:pPr>
        <w:rPr>
          <w:rFonts w:asciiTheme="minorHAnsi" w:hAnsiTheme="minorHAnsi" w:cstheme="minorHAnsi"/>
          <w:b/>
          <w:iCs/>
        </w:rPr>
      </w:pPr>
    </w:p>
    <w:p w14:paraId="218C525E"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Run:</w:t>
      </w:r>
    </w:p>
    <w:p w14:paraId="1F40A1DD" w14:textId="77777777" w:rsidR="00EF6DB1" w:rsidRDefault="006955B2">
      <w:pPr>
        <w:pStyle w:val="ListParagraph"/>
        <w:numPr>
          <w:ilvl w:val="0"/>
          <w:numId w:val="55"/>
        </w:numPr>
        <w:shd w:val="clear" w:color="auto" w:fill="FFFFFF"/>
        <w:ind w:left="1440"/>
        <w:textAlignment w:val="top"/>
        <w:rPr>
          <w:rFonts w:asciiTheme="minorHAnsi" w:hAnsiTheme="minorHAnsi" w:cstheme="minorHAnsi"/>
        </w:rPr>
      </w:pPr>
      <w:r>
        <w:rPr>
          <w:rFonts w:asciiTheme="minorHAnsi" w:hAnsiTheme="minorHAnsi" w:cstheme="minorHAnsi"/>
        </w:rPr>
        <w:t>Immediately run away from the gunman or from sounds of gunfire.</w:t>
      </w:r>
    </w:p>
    <w:p w14:paraId="0D8E5A3A" w14:textId="77777777" w:rsidR="00EF6DB1" w:rsidRDefault="006955B2">
      <w:pPr>
        <w:pStyle w:val="ListParagraph"/>
        <w:numPr>
          <w:ilvl w:val="0"/>
          <w:numId w:val="55"/>
        </w:numPr>
        <w:shd w:val="clear" w:color="auto" w:fill="FFFFFF"/>
        <w:spacing w:after="200"/>
        <w:ind w:left="1440"/>
        <w:textAlignment w:val="top"/>
        <w:rPr>
          <w:rFonts w:asciiTheme="minorHAnsi" w:hAnsiTheme="minorHAnsi" w:cstheme="minorHAnsi"/>
        </w:rPr>
      </w:pPr>
      <w:r>
        <w:rPr>
          <w:rFonts w:asciiTheme="minorHAnsi" w:hAnsiTheme="minorHAnsi" w:cstheme="minorHAnsi"/>
        </w:rPr>
        <w:t>Get to a safe place and call CMU Police at 412-268-2323.</w:t>
      </w:r>
    </w:p>
    <w:p w14:paraId="29282CBA"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Hide: If you can’t run…</w:t>
      </w:r>
    </w:p>
    <w:p w14:paraId="0548A441" w14:textId="77777777" w:rsidR="00EF6DB1" w:rsidRDefault="006955B2">
      <w:pPr>
        <w:pStyle w:val="ListParagraph"/>
        <w:numPr>
          <w:ilvl w:val="0"/>
          <w:numId w:val="56"/>
        </w:numPr>
        <w:shd w:val="clear" w:color="auto" w:fill="FFFFFF"/>
        <w:ind w:left="1440"/>
        <w:textAlignment w:val="top"/>
        <w:rPr>
          <w:rFonts w:asciiTheme="minorHAnsi" w:hAnsiTheme="minorHAnsi" w:cstheme="minorHAnsi"/>
        </w:rPr>
      </w:pPr>
      <w:r>
        <w:rPr>
          <w:rFonts w:asciiTheme="minorHAnsi" w:hAnsiTheme="minorHAnsi" w:cstheme="minorHAnsi"/>
        </w:rPr>
        <w:t>Close, lock and block the door.</w:t>
      </w:r>
    </w:p>
    <w:p w14:paraId="4ED20C6E" w14:textId="77777777" w:rsidR="00EF6DB1" w:rsidRDefault="006955B2">
      <w:pPr>
        <w:pStyle w:val="ListParagraph"/>
        <w:numPr>
          <w:ilvl w:val="0"/>
          <w:numId w:val="56"/>
        </w:numPr>
        <w:shd w:val="clear" w:color="auto" w:fill="FFFFFF"/>
        <w:ind w:left="1440"/>
        <w:textAlignment w:val="top"/>
        <w:rPr>
          <w:rFonts w:asciiTheme="minorHAnsi" w:hAnsiTheme="minorHAnsi" w:cstheme="minorHAnsi"/>
        </w:rPr>
      </w:pPr>
      <w:r>
        <w:rPr>
          <w:rFonts w:asciiTheme="minorHAnsi" w:hAnsiTheme="minorHAnsi" w:cstheme="minorHAnsi"/>
        </w:rPr>
        <w:lastRenderedPageBreak/>
        <w:t>Turn off lights and silence phones.</w:t>
      </w:r>
    </w:p>
    <w:p w14:paraId="6B33C85A" w14:textId="77777777" w:rsidR="00EF6DB1" w:rsidRDefault="006955B2">
      <w:pPr>
        <w:pStyle w:val="ListParagraph"/>
        <w:numPr>
          <w:ilvl w:val="0"/>
          <w:numId w:val="56"/>
        </w:numPr>
        <w:shd w:val="clear" w:color="auto" w:fill="FFFFFF"/>
        <w:spacing w:after="200"/>
        <w:ind w:left="1440"/>
        <w:textAlignment w:val="top"/>
        <w:rPr>
          <w:rFonts w:asciiTheme="minorHAnsi" w:hAnsiTheme="minorHAnsi" w:cstheme="minorHAnsi"/>
        </w:rPr>
      </w:pPr>
      <w:r>
        <w:rPr>
          <w:rFonts w:asciiTheme="minorHAnsi" w:hAnsiTheme="minorHAnsi" w:cstheme="minorHAnsi"/>
        </w:rPr>
        <w:t>Hide under a desk, in a closet or behind a wall or furniture.</w:t>
      </w:r>
    </w:p>
    <w:p w14:paraId="3C9A1038"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Fight: If you can’t run or hide…</w:t>
      </w:r>
    </w:p>
    <w:p w14:paraId="7D6D00FE" w14:textId="77777777" w:rsidR="00EF6DB1" w:rsidRDefault="006955B2">
      <w:pPr>
        <w:pStyle w:val="ListParagraph"/>
        <w:numPr>
          <w:ilvl w:val="0"/>
          <w:numId w:val="57"/>
        </w:numPr>
        <w:shd w:val="clear" w:color="auto" w:fill="FFFFFF"/>
        <w:ind w:left="1440"/>
        <w:textAlignment w:val="top"/>
        <w:rPr>
          <w:rFonts w:asciiTheme="minorHAnsi" w:hAnsiTheme="minorHAnsi" w:cstheme="minorHAnsi"/>
        </w:rPr>
      </w:pPr>
      <w:r>
        <w:rPr>
          <w:rFonts w:asciiTheme="minorHAnsi" w:hAnsiTheme="minorHAnsi" w:cstheme="minorHAnsi"/>
        </w:rPr>
        <w:t>Find anything that can be used as a weapon.</w:t>
      </w:r>
    </w:p>
    <w:p w14:paraId="59CC0982" w14:textId="77777777" w:rsidR="00EF6DB1" w:rsidRDefault="006955B2">
      <w:pPr>
        <w:pStyle w:val="ListParagraph"/>
        <w:numPr>
          <w:ilvl w:val="0"/>
          <w:numId w:val="57"/>
        </w:numPr>
        <w:shd w:val="clear" w:color="auto" w:fill="FFFFFF"/>
        <w:spacing w:after="200"/>
        <w:ind w:left="1440"/>
        <w:textAlignment w:val="top"/>
        <w:rPr>
          <w:rFonts w:asciiTheme="minorHAnsi" w:hAnsiTheme="minorHAnsi" w:cstheme="minorHAnsi"/>
        </w:rPr>
      </w:pPr>
      <w:r>
        <w:rPr>
          <w:rFonts w:asciiTheme="minorHAnsi" w:hAnsiTheme="minorHAnsi" w:cstheme="minorHAnsi"/>
        </w:rPr>
        <w:t>Attack the shooter when possible.</w:t>
      </w:r>
    </w:p>
    <w:p w14:paraId="0395962C" w14:textId="77777777" w:rsidR="00EF6DB1" w:rsidRDefault="00EF6DB1">
      <w:pPr>
        <w:spacing w:beforeAutospacing="1" w:afterAutospacing="1"/>
        <w:rPr>
          <w:rFonts w:asciiTheme="minorHAnsi" w:hAnsiTheme="minorHAnsi" w:cstheme="minorHAnsi"/>
          <w:b/>
        </w:rPr>
      </w:pPr>
    </w:p>
    <w:p w14:paraId="1CAED693" w14:textId="77777777" w:rsidR="00EF6DB1" w:rsidRDefault="006955B2" w:rsidP="00AC3024">
      <w:pPr>
        <w:pStyle w:val="Heading2"/>
        <w:rPr>
          <w:iCs/>
        </w:rPr>
      </w:pPr>
      <w:bookmarkStart w:id="521" w:name="_Toc532337998"/>
      <w:r>
        <w:t xml:space="preserve">4.12 </w:t>
      </w:r>
      <w:r>
        <w:tab/>
        <w:t>Theft or Center Break-In</w:t>
      </w:r>
      <w:bookmarkEnd w:id="521"/>
      <w:r>
        <w:br/>
      </w:r>
      <w:r>
        <w:rPr>
          <w:iCs/>
        </w:rPr>
        <w:tab/>
      </w:r>
    </w:p>
    <w:p w14:paraId="7A6A8EE7" w14:textId="77777777" w:rsidR="00EF6DB1" w:rsidRDefault="006955B2">
      <w:pPr>
        <w:pStyle w:val="ListParagraph"/>
        <w:numPr>
          <w:ilvl w:val="0"/>
          <w:numId w:val="58"/>
        </w:numPr>
        <w:rPr>
          <w:rFonts w:asciiTheme="minorHAnsi" w:hAnsiTheme="minorHAnsi" w:cstheme="minorHAnsi"/>
          <w:iCs/>
        </w:rPr>
      </w:pPr>
      <w:r>
        <w:rPr>
          <w:rFonts w:asciiTheme="minorHAnsi" w:hAnsiTheme="minorHAnsi" w:cstheme="minorHAnsi"/>
          <w:iCs/>
        </w:rPr>
        <w:t>Contact Scientific Operations Director or Co-Director and provide a detailed report.</w:t>
      </w:r>
    </w:p>
    <w:p w14:paraId="64F93B63" w14:textId="77777777" w:rsidR="00EF6DB1" w:rsidRDefault="00EF6DB1">
      <w:pPr>
        <w:rPr>
          <w:rFonts w:asciiTheme="minorHAnsi" w:hAnsiTheme="minorHAnsi" w:cstheme="minorHAnsi"/>
          <w:b/>
        </w:rPr>
      </w:pPr>
    </w:p>
    <w:p w14:paraId="48682E64" w14:textId="77777777" w:rsidR="00EF6DB1" w:rsidRDefault="00EF6DB1">
      <w:pPr>
        <w:rPr>
          <w:rFonts w:asciiTheme="minorHAnsi" w:hAnsiTheme="minorHAnsi" w:cstheme="minorHAnsi"/>
          <w:b/>
        </w:rPr>
      </w:pPr>
    </w:p>
    <w:p w14:paraId="5FC87B9B" w14:textId="77777777" w:rsidR="00EF6DB1" w:rsidRDefault="00EF6DB1">
      <w:pPr>
        <w:rPr>
          <w:rFonts w:asciiTheme="minorHAnsi" w:hAnsiTheme="minorHAnsi" w:cstheme="minorHAnsi"/>
          <w:b/>
        </w:rPr>
      </w:pPr>
    </w:p>
    <w:p w14:paraId="293ADBE0" w14:textId="207764E2" w:rsidR="00EF6DB1" w:rsidRDefault="006955B2" w:rsidP="00AC3024">
      <w:pPr>
        <w:pStyle w:val="Heading2"/>
        <w:rPr>
          <w:iCs/>
        </w:rPr>
      </w:pPr>
      <w:bookmarkStart w:id="522" w:name="_Toc532337999"/>
      <w:r>
        <w:t xml:space="preserve">4.13 </w:t>
      </w:r>
      <w:r>
        <w:tab/>
        <w:t>Information for Emergency Personnel</w:t>
      </w:r>
      <w:bookmarkEnd w:id="522"/>
    </w:p>
    <w:p w14:paraId="5211EFCC"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Identify the location of the Center: Wean Hall Room 3604, Carnegie Mellon University.</w:t>
      </w:r>
    </w:p>
    <w:p w14:paraId="152953A2"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 xml:space="preserve">If possible have a second researcher provide directions or meet the emergency personnel if necessary. </w:t>
      </w:r>
    </w:p>
    <w:p w14:paraId="6D7A1E41"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u w:val="single"/>
        </w:rPr>
        <w:t>Inform personnel that the magnet is always on</w:t>
      </w:r>
      <w:r>
        <w:rPr>
          <w:rFonts w:asciiTheme="minorHAnsi" w:hAnsiTheme="minorHAnsi" w:cstheme="minorHAnsi"/>
        </w:rPr>
        <w:t>, and even in the event of a quench may still have a magnetic field.</w:t>
      </w:r>
    </w:p>
    <w:p w14:paraId="00E78A7E"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 xml:space="preserve">Screen them for metal in the body as you would anyone else who enters the Magnet Room. </w:t>
      </w:r>
    </w:p>
    <w:p w14:paraId="449F89CD" w14:textId="620707FF" w:rsidR="00EF6DB1" w:rsidRPr="00AC3024" w:rsidRDefault="006955B2" w:rsidP="00E46B6D">
      <w:pPr>
        <w:pStyle w:val="ListParagraph"/>
        <w:numPr>
          <w:ilvl w:val="0"/>
          <w:numId w:val="30"/>
        </w:numPr>
        <w:spacing w:after="200"/>
        <w:rPr>
          <w:rFonts w:asciiTheme="minorHAnsi" w:hAnsiTheme="minorHAnsi" w:cstheme="minorHAnsi"/>
        </w:rPr>
      </w:pPr>
      <w:r w:rsidRPr="00AC3024">
        <w:rPr>
          <w:rFonts w:asciiTheme="minorHAnsi" w:hAnsiTheme="minorHAnsi" w:cstheme="minorHAnsi"/>
        </w:rPr>
        <w:t>Ensure that they understand that no metal may be brought into the magnet room.</w:t>
      </w:r>
    </w:p>
    <w:p w14:paraId="10DBE3C2" w14:textId="77777777" w:rsidR="00EF6DB1" w:rsidRDefault="006955B2" w:rsidP="00AC3024">
      <w:pPr>
        <w:pStyle w:val="Heading2"/>
      </w:pPr>
      <w:bookmarkStart w:id="523" w:name="_Toc532338000"/>
      <w:r>
        <w:t xml:space="preserve">4.14 </w:t>
      </w:r>
      <w:r>
        <w:tab/>
        <w:t>Accidents, Injuries, and Incidents</w:t>
      </w:r>
      <w:bookmarkEnd w:id="523"/>
      <w:r>
        <w:br/>
        <w:t xml:space="preserve">  </w:t>
      </w:r>
    </w:p>
    <w:p w14:paraId="5EBD5561" w14:textId="6E45F169" w:rsidR="00EF6DB1" w:rsidRDefault="006955B2">
      <w:pPr>
        <w:pStyle w:val="Default"/>
        <w:rPr>
          <w:rFonts w:asciiTheme="minorHAnsi" w:hAnsiTheme="minorHAnsi" w:cstheme="minorHAnsi"/>
        </w:rPr>
      </w:pPr>
      <w:r>
        <w:rPr>
          <w:rFonts w:asciiTheme="minorHAnsi" w:hAnsiTheme="minorHAnsi" w:cstheme="minorHAnsi"/>
        </w:rPr>
        <w:t xml:space="preserve">Any accidents causing injury to an individual or research participant must be reported to the BRIDGE Center Safety Committee by the researcher conducting the study. If an accident or injury occurs that is not related to an MRI study, then the MR Operator or individual on site who is responsible should report to the Safety Committee. Besides reporting to the Safety Committee, the accident, injury or incident may need to be reported </w:t>
      </w:r>
      <w:r w:rsidR="00FB6792">
        <w:rPr>
          <w:rFonts w:asciiTheme="minorHAnsi" w:hAnsiTheme="minorHAnsi" w:cstheme="minorHAnsi"/>
        </w:rPr>
        <w:t xml:space="preserve">to </w:t>
      </w:r>
      <w:r>
        <w:rPr>
          <w:rFonts w:asciiTheme="minorHAnsi" w:hAnsiTheme="minorHAnsi" w:cstheme="minorHAnsi"/>
        </w:rPr>
        <w:t>Carnegie Mellon University and the Institutional Review Board</w:t>
      </w:r>
      <w:r w:rsidR="00FB6792">
        <w:rPr>
          <w:rFonts w:asciiTheme="minorHAnsi" w:hAnsiTheme="minorHAnsi" w:cstheme="minorHAnsi"/>
        </w:rPr>
        <w:t>(s)</w:t>
      </w:r>
      <w:r>
        <w:rPr>
          <w:rFonts w:asciiTheme="minorHAnsi" w:hAnsiTheme="minorHAnsi" w:cstheme="minorHAnsi"/>
        </w:rPr>
        <w:t>.</w:t>
      </w:r>
    </w:p>
    <w:p w14:paraId="20814428" w14:textId="77777777" w:rsidR="00EF6DB1" w:rsidRDefault="00EF6DB1">
      <w:pPr>
        <w:pStyle w:val="ListParagraph"/>
        <w:rPr>
          <w:rFonts w:asciiTheme="minorHAnsi" w:hAnsiTheme="minorHAnsi" w:cstheme="minorHAnsi"/>
        </w:rPr>
      </w:pPr>
    </w:p>
    <w:p w14:paraId="1A2064D0" w14:textId="77777777" w:rsidR="00EF6DB1" w:rsidRDefault="00EF6DB1">
      <w:pPr>
        <w:ind w:left="720"/>
        <w:rPr>
          <w:rFonts w:asciiTheme="minorHAnsi" w:hAnsiTheme="minorHAnsi" w:cstheme="minorHAnsi"/>
          <w:sz w:val="22"/>
          <w:szCs w:val="22"/>
        </w:rPr>
      </w:pPr>
    </w:p>
    <w:p w14:paraId="67C82E77" w14:textId="77777777" w:rsidR="00EF6DB1" w:rsidRDefault="00EF6DB1">
      <w:pPr>
        <w:ind w:left="720"/>
        <w:rPr>
          <w:rFonts w:asciiTheme="minorHAnsi" w:hAnsiTheme="minorHAnsi" w:cstheme="minorHAnsi"/>
          <w:sz w:val="22"/>
          <w:szCs w:val="22"/>
        </w:rPr>
      </w:pPr>
    </w:p>
    <w:p w14:paraId="05AB8033" w14:textId="77777777" w:rsidR="00EF6DB1" w:rsidRDefault="006955B2">
      <w:pPr>
        <w:rPr>
          <w:rFonts w:asciiTheme="minorHAnsi" w:hAnsiTheme="minorHAnsi" w:cstheme="minorHAnsi"/>
          <w:sz w:val="22"/>
          <w:szCs w:val="22"/>
        </w:rPr>
      </w:pPr>
      <w:r>
        <w:br w:type="page"/>
      </w:r>
    </w:p>
    <w:p w14:paraId="1F61C666" w14:textId="6639BBCA" w:rsidR="00EF6DB1" w:rsidRDefault="006955B2" w:rsidP="00AC3024">
      <w:pPr>
        <w:pStyle w:val="Heading1"/>
      </w:pPr>
      <w:bookmarkStart w:id="524" w:name="_Toc532338001"/>
      <w:r>
        <w:lastRenderedPageBreak/>
        <w:t>SECTION 5: SAFETY INFORMATION</w:t>
      </w:r>
      <w:bookmarkEnd w:id="524"/>
    </w:p>
    <w:p w14:paraId="0504EE6E" w14:textId="77777777" w:rsidR="00EF6DB1" w:rsidRDefault="00EF6DB1">
      <w:pPr>
        <w:rPr>
          <w:rFonts w:cstheme="minorHAnsi"/>
          <w:b/>
          <w:color w:val="000000"/>
        </w:rPr>
      </w:pPr>
    </w:p>
    <w:p w14:paraId="293BAE5B" w14:textId="77777777" w:rsidR="00EF6DB1" w:rsidRDefault="00EF6DB1">
      <w:pPr>
        <w:rPr>
          <w:rFonts w:cstheme="minorHAnsi"/>
          <w:b/>
          <w:color w:val="000000"/>
        </w:rPr>
      </w:pPr>
    </w:p>
    <w:p w14:paraId="719C9BF8" w14:textId="77777777" w:rsidR="00EF6DB1" w:rsidRDefault="006955B2" w:rsidP="00AC3024">
      <w:pPr>
        <w:pStyle w:val="Heading2"/>
        <w:rPr>
          <w:color w:val="FF0000"/>
        </w:rPr>
      </w:pPr>
      <w:bookmarkStart w:id="525" w:name="_Toc532338002"/>
      <w:r>
        <w:t xml:space="preserve">5.1 </w:t>
      </w:r>
      <w:r>
        <w:tab/>
        <w:t>Static Magnetic Field</w:t>
      </w:r>
      <w:bookmarkEnd w:id="525"/>
      <w:r>
        <w:br/>
      </w:r>
    </w:p>
    <w:p w14:paraId="20185ACD" w14:textId="77777777" w:rsidR="00EF6DB1" w:rsidRDefault="006955B2">
      <w:pPr>
        <w:pStyle w:val="Default"/>
        <w:jc w:val="center"/>
        <w:rPr>
          <w:rFonts w:asciiTheme="minorHAnsi" w:hAnsiTheme="minorHAnsi" w:cstheme="minorHAnsi"/>
          <w:color w:val="FF0000"/>
          <w:sz w:val="28"/>
          <w:szCs w:val="28"/>
        </w:rPr>
      </w:pPr>
      <w:r>
        <w:rPr>
          <w:rFonts w:asciiTheme="minorHAnsi" w:hAnsiTheme="minorHAnsi" w:cstheme="minorHAnsi"/>
          <w:b/>
          <w:color w:val="FF0000"/>
          <w:sz w:val="28"/>
          <w:szCs w:val="28"/>
        </w:rPr>
        <w:t>The Magnet is always ON!</w:t>
      </w:r>
    </w:p>
    <w:p w14:paraId="61603EEA" w14:textId="77777777" w:rsidR="00EF6DB1" w:rsidRDefault="00EF6DB1">
      <w:pPr>
        <w:pStyle w:val="Default"/>
        <w:widowControl/>
        <w:ind w:left="720"/>
        <w:rPr>
          <w:rFonts w:asciiTheme="minorHAnsi" w:hAnsiTheme="minorHAnsi" w:cstheme="minorHAnsi"/>
          <w:b/>
          <w:bCs/>
          <w:i/>
          <w:iCs/>
        </w:rPr>
      </w:pPr>
    </w:p>
    <w:p w14:paraId="445A8C0C" w14:textId="77777777" w:rsidR="00EF6DB1" w:rsidRDefault="006955B2">
      <w:pPr>
        <w:pStyle w:val="Default"/>
        <w:widowControl/>
        <w:numPr>
          <w:ilvl w:val="0"/>
          <w:numId w:val="32"/>
        </w:numPr>
        <w:rPr>
          <w:rFonts w:asciiTheme="minorHAnsi" w:hAnsiTheme="minorHAnsi" w:cstheme="minorHAnsi"/>
          <w:b/>
          <w:bCs/>
          <w:i/>
          <w:iCs/>
        </w:rPr>
      </w:pPr>
      <w:r>
        <w:rPr>
          <w:rFonts w:asciiTheme="minorHAnsi" w:hAnsiTheme="minorHAnsi" w:cstheme="minorHAnsi"/>
          <w:i/>
        </w:rPr>
        <w:t>It is important to remember when working around a superconducting magnet that the magnetic field is always on.  Under normal working conditions the field is never turned off.  Therefore, it is important to be aware of safety issues regarding ferrous projectiles and volunteers who may have contraindicated devices implanted in their bodies.</w:t>
      </w:r>
    </w:p>
    <w:p w14:paraId="60BB778F" w14:textId="77777777" w:rsidR="00EF6DB1" w:rsidRDefault="00EF6DB1">
      <w:pPr>
        <w:pStyle w:val="Default"/>
        <w:rPr>
          <w:rFonts w:asciiTheme="minorHAnsi" w:hAnsiTheme="minorHAnsi" w:cstheme="minorHAnsi"/>
          <w:b/>
          <w:bCs/>
          <w:i/>
          <w:iCs/>
        </w:rPr>
      </w:pPr>
    </w:p>
    <w:p w14:paraId="12E68291" w14:textId="77777777" w:rsidR="00EF6DB1" w:rsidRDefault="00EF6DB1">
      <w:pPr>
        <w:pStyle w:val="Default"/>
        <w:rPr>
          <w:rFonts w:asciiTheme="minorHAnsi" w:hAnsiTheme="minorHAnsi" w:cstheme="minorHAnsi"/>
          <w:b/>
          <w:bCs/>
          <w:i/>
          <w:iCs/>
        </w:rPr>
      </w:pPr>
    </w:p>
    <w:p w14:paraId="302BB172"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Background </w:t>
      </w:r>
    </w:p>
    <w:p w14:paraId="174321CE" w14:textId="77777777" w:rsidR="00EF6DB1" w:rsidRDefault="006955B2">
      <w:pPr>
        <w:pStyle w:val="Default"/>
        <w:rPr>
          <w:rFonts w:asciiTheme="minorHAnsi" w:hAnsiTheme="minorHAnsi" w:cstheme="minorHAnsi"/>
        </w:rPr>
      </w:pPr>
      <w:r>
        <w:rPr>
          <w:rFonts w:asciiTheme="minorHAnsi" w:hAnsiTheme="minorHAnsi" w:cstheme="minorHAnsi"/>
        </w:rPr>
        <w:t>The most common breaches of MRI safety occur due to an object being attracted to the 3 Tesla Static Magnetic Field. An individual may be struck, injured or trapped against the magnet by the object.</w:t>
      </w:r>
      <w:r>
        <w:rPr>
          <w:rFonts w:asciiTheme="minorHAnsi" w:hAnsiTheme="minorHAnsi" w:cstheme="minorHAnsi"/>
          <w:sz w:val="44"/>
          <w:szCs w:val="44"/>
        </w:rPr>
        <w:t xml:space="preserve"> </w:t>
      </w:r>
      <w:r>
        <w:rPr>
          <w:rFonts w:asciiTheme="minorHAnsi" w:hAnsiTheme="minorHAnsi" w:cstheme="minorHAnsi"/>
        </w:rPr>
        <w:t xml:space="preserve">Equipment may be damaged by slamming into the magnet or being struck by another object that is accelerating rapidly due to the strong attraction of the magnetic field. The Static Magnetic Field is the main magnetic field of the scanner generated by the superconducting electromagnet that is always present once the magnet is ramped up to the designated field strength. The field increases non-linearly as an individual approaches the bore (opening) of the magnet and the field map depends on the particular magnet configuration. The static magnetic field is described in units of Tesla (T) with 1 T equal to 10,000 gauss. The magnetic field strength of the Siemens </w:t>
      </w:r>
      <w:proofErr w:type="spellStart"/>
      <w:r>
        <w:rPr>
          <w:rFonts w:asciiTheme="minorHAnsi" w:hAnsiTheme="minorHAnsi" w:cstheme="minorHAnsi"/>
        </w:rPr>
        <w:t>Verio</w:t>
      </w:r>
      <w:proofErr w:type="spellEnd"/>
      <w:r>
        <w:rPr>
          <w:rFonts w:asciiTheme="minorHAnsi" w:hAnsiTheme="minorHAnsi" w:cstheme="minorHAnsi"/>
        </w:rPr>
        <w:t xml:space="preserve"> in Wean Hall is 3 Tesla (3T). The distance from the magnet that is safe for the general public and to use all objects and devices is denoted as the 5 gauss line, and is 3-dimensional around the magnet. The area immediately within the 3-5 gauss line or toward the magnet is called the fringe field. The researcher must be aware of which objects and devices are safe to move into the static magnetic field. </w:t>
      </w:r>
    </w:p>
    <w:p w14:paraId="0574A8F1" w14:textId="77777777" w:rsidR="00EF6DB1" w:rsidRDefault="00EF6DB1">
      <w:pPr>
        <w:pStyle w:val="Default"/>
        <w:rPr>
          <w:rFonts w:asciiTheme="minorHAnsi" w:hAnsiTheme="minorHAnsi" w:cstheme="minorHAnsi"/>
          <w:b/>
        </w:rPr>
      </w:pPr>
    </w:p>
    <w:p w14:paraId="6781D581"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Projectile Effect </w:t>
      </w:r>
    </w:p>
    <w:p w14:paraId="7AE8994A" w14:textId="77777777" w:rsidR="00EF6DB1" w:rsidRDefault="006955B2">
      <w:pPr>
        <w:pStyle w:val="Default"/>
        <w:rPr>
          <w:rFonts w:asciiTheme="minorHAnsi" w:hAnsiTheme="minorHAnsi" w:cstheme="minorHAnsi"/>
        </w:rPr>
      </w:pPr>
      <w:r>
        <w:rPr>
          <w:rFonts w:asciiTheme="minorHAnsi" w:hAnsiTheme="minorHAnsi" w:cstheme="minorHAnsi"/>
        </w:rPr>
        <w:t xml:space="preserve">Items that are ferromagnetic have the potential of becoming projectiles when brought into the magnetic field. Depending on the mass and magnetic properties of the object, serious injury could result as the object is attracted by the static field into the bore of the magnet. It must be noted that objects accelerate extremely rapidly when captured by the magnetic field and the path of travel is unpredictable once within the strong field. Projectiles have the potential of causing serious injury including death, to anyone who may be in the path of the object as it accelerates toward the magnet. Projectiles may cause an individual to be pinned to the magnet. Equipment may be irreparably damaged by becoming a projectile or by being struck by one. Reports indicate that projectiles continue to be a persistent safety concern for all MRI centers. Projectiles have caused a multitude of serious personal injuries within the United States including death. </w:t>
      </w:r>
    </w:p>
    <w:p w14:paraId="484DAD82" w14:textId="77777777" w:rsidR="00EF6DB1" w:rsidRDefault="00EF6DB1">
      <w:pPr>
        <w:pStyle w:val="Default"/>
        <w:rPr>
          <w:rFonts w:asciiTheme="minorHAnsi" w:hAnsiTheme="minorHAnsi" w:cstheme="minorHAnsi"/>
        </w:rPr>
      </w:pPr>
    </w:p>
    <w:p w14:paraId="6706375B" w14:textId="77777777" w:rsidR="00EF6DB1" w:rsidRDefault="006955B2">
      <w:pPr>
        <w:pStyle w:val="Default"/>
        <w:rPr>
          <w:rFonts w:asciiTheme="minorHAnsi" w:hAnsiTheme="minorHAnsi" w:cstheme="minorHAnsi"/>
        </w:rPr>
      </w:pPr>
      <w:r>
        <w:rPr>
          <w:rFonts w:asciiTheme="minorHAnsi" w:hAnsiTheme="minorHAnsi" w:cstheme="minorHAnsi"/>
        </w:rPr>
        <w:t xml:space="preserve">Because the magnet is actively shielded, the initial magnetic field you experience on entering the magnet room is fairly low; probably too low for you to feel on your belt buckle or on the </w:t>
      </w:r>
      <w:r>
        <w:rPr>
          <w:rFonts w:asciiTheme="minorHAnsi" w:hAnsiTheme="minorHAnsi" w:cstheme="minorHAnsi"/>
        </w:rPr>
        <w:lastRenderedPageBreak/>
        <w:t>screwdriver you’ve absentmindedly carried in with you. However, the magnetic field increases VERY rapidly as you approach the magnet. You may not feel the magnetic field’s effect on a magnetic item until you are near the patient bed, by which point the item will probably be pulled from your hands! Magnetic items are therefore prohibited in the Magnet Room (Zone 4).</w:t>
      </w:r>
    </w:p>
    <w:p w14:paraId="748683CF" w14:textId="77777777" w:rsidR="00EF6DB1" w:rsidRDefault="00EF6DB1">
      <w:pPr>
        <w:pStyle w:val="Default"/>
        <w:rPr>
          <w:rFonts w:asciiTheme="minorHAnsi" w:hAnsiTheme="minorHAnsi" w:cstheme="minorHAnsi"/>
        </w:rPr>
      </w:pPr>
    </w:p>
    <w:p w14:paraId="677B8FA9" w14:textId="77777777" w:rsidR="00EF6DB1" w:rsidRDefault="006955B2">
      <w:pPr>
        <w:pStyle w:val="Default"/>
        <w:rPr>
          <w:rFonts w:asciiTheme="minorHAnsi" w:hAnsiTheme="minorHAnsi" w:cstheme="minorHAnsi"/>
        </w:rPr>
      </w:pPr>
      <w:r>
        <w:rPr>
          <w:rFonts w:asciiTheme="minorHAnsi" w:hAnsiTheme="minorHAnsi" w:cstheme="minorHAnsi"/>
        </w:rPr>
        <w:t xml:space="preserve">Any iron-containing object, including all types of steel (even ‘surgical-grade’ stainless steel), should be assumed to be magnetic. Certain other metals, like nickel, also exhibit "ferromagnetism." Most batteries contain magnetic components, for example. </w:t>
      </w:r>
    </w:p>
    <w:p w14:paraId="0A434327" w14:textId="77777777" w:rsidR="00EF6DB1" w:rsidRDefault="00EF6DB1">
      <w:pPr>
        <w:pStyle w:val="Default"/>
        <w:rPr>
          <w:rFonts w:asciiTheme="minorHAnsi" w:hAnsiTheme="minorHAnsi" w:cstheme="minorHAnsi"/>
        </w:rPr>
      </w:pPr>
    </w:p>
    <w:p w14:paraId="5173F334" w14:textId="77777777" w:rsidR="00EF6DB1" w:rsidRDefault="006955B2">
      <w:pPr>
        <w:pStyle w:val="Default"/>
        <w:rPr>
          <w:rFonts w:asciiTheme="minorHAnsi" w:hAnsiTheme="minorHAnsi" w:cstheme="minorHAnsi"/>
        </w:rPr>
      </w:pPr>
      <w:r>
        <w:rPr>
          <w:rFonts w:asciiTheme="minorHAnsi" w:hAnsiTheme="minorHAnsi" w:cstheme="minorHAnsi"/>
        </w:rPr>
        <w:t>Magnetic objects commonly found in the lab, or on people entering the lab, include: flashlights, cellphones, work tools, scissors, ring binders, sunglasses, paper clips, calculators, keys, chairs, brooms, shoes (their rivets), belt buckles, hair clips, and even "aluminum" ladders which use steel rivets, and wooden stools which use steel screws! In fact, once you start looking for magnetic parts you’ll quickly find that most common items have some amount of ferromagnetic metal in them, unless they are specifically designed to be MR safe.</w:t>
      </w:r>
    </w:p>
    <w:p w14:paraId="6845E908" w14:textId="77777777" w:rsidR="00EF6DB1" w:rsidRDefault="006955B2">
      <w:pPr>
        <w:pStyle w:val="Default"/>
        <w:rPr>
          <w:rFonts w:asciiTheme="minorHAnsi" w:hAnsiTheme="minorHAnsi" w:cstheme="minorHAnsi"/>
        </w:rPr>
      </w:pPr>
      <w:r>
        <w:rPr>
          <w:rFonts w:asciiTheme="minorHAnsi" w:hAnsiTheme="minorHAnsi" w:cstheme="minorHAnsi"/>
        </w:rPr>
        <w:t xml:space="preserve"> </w:t>
      </w:r>
    </w:p>
    <w:p w14:paraId="5D09BB42" w14:textId="77777777" w:rsidR="00EF6DB1" w:rsidRDefault="006955B2">
      <w:pPr>
        <w:pStyle w:val="Default"/>
        <w:rPr>
          <w:rFonts w:asciiTheme="minorHAnsi" w:hAnsiTheme="minorHAnsi" w:cstheme="minorHAnsi"/>
        </w:rPr>
      </w:pPr>
      <w:r>
        <w:rPr>
          <w:rFonts w:asciiTheme="minorHAnsi" w:hAnsiTheme="minorHAnsi" w:cstheme="minorHAnsi"/>
        </w:rPr>
        <w:t xml:space="preserve">Magnetic objects on casters (wheels) – such as chairs – are particularly risky objects near high magnetic fields. Don’t take chairs into the Magnet Room! </w:t>
      </w:r>
    </w:p>
    <w:p w14:paraId="5961CDA2" w14:textId="77777777" w:rsidR="00EF6DB1" w:rsidRDefault="006955B2">
      <w:pPr>
        <w:pStyle w:val="Default"/>
        <w:rPr>
          <w:rFonts w:asciiTheme="minorHAnsi" w:hAnsiTheme="minorHAnsi" w:cstheme="minorHAnsi"/>
        </w:rPr>
      </w:pPr>
      <w:r>
        <w:rPr>
          <w:rFonts w:asciiTheme="minorHAnsi" w:hAnsiTheme="minorHAnsi" w:cstheme="minorHAnsi"/>
        </w:rPr>
        <w:t xml:space="preserve"> </w:t>
      </w:r>
    </w:p>
    <w:p w14:paraId="181AA6F5" w14:textId="77777777" w:rsidR="00EF6DB1" w:rsidRDefault="006955B2">
      <w:pPr>
        <w:pStyle w:val="Default"/>
        <w:rPr>
          <w:rFonts w:asciiTheme="minorHAnsi" w:hAnsiTheme="minorHAnsi" w:cstheme="minorHAnsi"/>
        </w:rPr>
      </w:pPr>
      <w:r>
        <w:rPr>
          <w:rFonts w:asciiTheme="minorHAnsi" w:hAnsiTheme="minorHAnsi" w:cstheme="minorHAnsi"/>
        </w:rPr>
        <w:t xml:space="preserve">When a magnetic object encounters a magnetic field it will experience two types of motion. First, it will experience a torque and try to orient itself such that its longest magnetic axis is parallel to the field direction. Second, if it experiences a magnetic field </w:t>
      </w:r>
      <w:r>
        <w:rPr>
          <w:rFonts w:asciiTheme="minorHAnsi" w:hAnsiTheme="minorHAnsi" w:cstheme="minorHAnsi"/>
          <w:i/>
          <w:iCs/>
        </w:rPr>
        <w:t xml:space="preserve">gradient </w:t>
      </w:r>
      <w:r>
        <w:rPr>
          <w:rFonts w:asciiTheme="minorHAnsi" w:hAnsiTheme="minorHAnsi" w:cstheme="minorHAnsi"/>
        </w:rPr>
        <w:t xml:space="preserve">the object will tend to move towards the higher field region, </w:t>
      </w:r>
      <w:r>
        <w:rPr>
          <w:rFonts w:asciiTheme="minorHAnsi" w:hAnsiTheme="minorHAnsi" w:cstheme="minorHAnsi"/>
          <w:i/>
          <w:iCs/>
        </w:rPr>
        <w:t xml:space="preserve">i.e. </w:t>
      </w:r>
      <w:r>
        <w:rPr>
          <w:rFonts w:asciiTheme="minorHAnsi" w:hAnsiTheme="minorHAnsi" w:cstheme="minorHAnsi"/>
        </w:rPr>
        <w:t xml:space="preserve">it will move towards the center of the magnet. It will continue moving - and accelerating - until it reaches a homogeneous field region, </w:t>
      </w:r>
      <w:r>
        <w:rPr>
          <w:rFonts w:asciiTheme="minorHAnsi" w:hAnsiTheme="minorHAnsi" w:cstheme="minorHAnsi"/>
          <w:i/>
          <w:iCs/>
        </w:rPr>
        <w:t xml:space="preserve">i.e. </w:t>
      </w:r>
      <w:r>
        <w:rPr>
          <w:rFonts w:asciiTheme="minorHAnsi" w:hAnsiTheme="minorHAnsi" w:cstheme="minorHAnsi"/>
        </w:rPr>
        <w:t xml:space="preserve">the center of the magnet. </w:t>
      </w:r>
    </w:p>
    <w:p w14:paraId="5183B615" w14:textId="77777777" w:rsidR="00EF6DB1" w:rsidRDefault="00EF6DB1">
      <w:pPr>
        <w:pStyle w:val="Default"/>
        <w:rPr>
          <w:rFonts w:asciiTheme="minorHAnsi" w:hAnsiTheme="minorHAnsi" w:cstheme="minorHAnsi"/>
        </w:rPr>
      </w:pPr>
    </w:p>
    <w:p w14:paraId="44ED1C7E" w14:textId="77777777" w:rsidR="00EF6DB1" w:rsidRDefault="006955B2">
      <w:pPr>
        <w:pStyle w:val="Default"/>
        <w:rPr>
          <w:rFonts w:asciiTheme="minorHAnsi" w:hAnsiTheme="minorHAnsi" w:cstheme="minorHAnsi"/>
        </w:rPr>
      </w:pPr>
      <w:r>
        <w:rPr>
          <w:rFonts w:asciiTheme="minorHAnsi" w:hAnsiTheme="minorHAnsi" w:cstheme="minorHAnsi"/>
        </w:rPr>
        <w:t xml:space="preserve">The speed attained by an item on its journey to the magnet center depends on many factors, including the object’s mass and shape. But speeds can easily exceed 70 mph almost instantaneously. In fact, the speed can be so high that a magnetic object may have sufficient momentum to pass through the magnet center and continue towards the magnet rear, even exiting the rear of the magnet briefly before being sucked back in! Most objects oscillate between the poles (ends) of the magnet until friction with the air and frequent impacts with the inner magnet surface degrade the momentum. </w:t>
      </w:r>
    </w:p>
    <w:p w14:paraId="576AF7F2" w14:textId="77777777" w:rsidR="00EF6DB1" w:rsidRDefault="00EF6DB1">
      <w:pPr>
        <w:pStyle w:val="Default"/>
        <w:rPr>
          <w:rFonts w:asciiTheme="minorHAnsi" w:hAnsiTheme="minorHAnsi" w:cstheme="minorHAnsi"/>
        </w:rPr>
      </w:pPr>
    </w:p>
    <w:p w14:paraId="3DB6E784" w14:textId="77777777" w:rsidR="00EF6DB1" w:rsidRDefault="006955B2">
      <w:pPr>
        <w:pStyle w:val="Default"/>
        <w:rPr>
          <w:rFonts w:asciiTheme="minorHAnsi" w:hAnsiTheme="minorHAnsi" w:cstheme="minorHAnsi"/>
        </w:rPr>
      </w:pPr>
      <w:r>
        <w:rPr>
          <w:rFonts w:asciiTheme="minorHAnsi" w:hAnsiTheme="minorHAnsi" w:cstheme="minorHAnsi"/>
        </w:rPr>
        <w:t xml:space="preserve">People have been killed after being struck or crushed by a magnetic object attracted onto an MRI magnet. Many other people have been very seriously injured. Objects that are too large to enter the magnet bore will come to rest on the face of the magnet where, although stationary, they continue to exert </w:t>
      </w:r>
      <w:r>
        <w:rPr>
          <w:rFonts w:asciiTheme="minorHAnsi" w:hAnsiTheme="minorHAnsi" w:cstheme="minorHAnsi"/>
          <w:b/>
          <w:bCs/>
        </w:rPr>
        <w:t xml:space="preserve">massive </w:t>
      </w:r>
      <w:r>
        <w:rPr>
          <w:rFonts w:asciiTheme="minorHAnsi" w:hAnsiTheme="minorHAnsi" w:cstheme="minorHAnsi"/>
        </w:rPr>
        <w:t xml:space="preserve">forces. The object will likely crush anything or anyone with the misfortune to be between it and the magnet. Forces in excess of 2,000 </w:t>
      </w:r>
      <w:proofErr w:type="spellStart"/>
      <w:r>
        <w:rPr>
          <w:rFonts w:asciiTheme="minorHAnsi" w:hAnsiTheme="minorHAnsi" w:cstheme="minorHAnsi"/>
        </w:rPr>
        <w:t>lbs</w:t>
      </w:r>
      <w:proofErr w:type="spellEnd"/>
      <w:r>
        <w:rPr>
          <w:rFonts w:asciiTheme="minorHAnsi" w:hAnsiTheme="minorHAnsi" w:cstheme="minorHAnsi"/>
        </w:rPr>
        <w:t xml:space="preserve"> (or one ton!) were measured on a standard office chair stuck on the front of a 4 T magnet. If you were the subject on the patient bed at the time, this would essentially be equivalent to having a car fall on you. Serious injury or death is all but assured. </w:t>
      </w:r>
    </w:p>
    <w:p w14:paraId="2CDC7C4F" w14:textId="77777777" w:rsidR="00EF6DB1" w:rsidRDefault="00EF6DB1">
      <w:pPr>
        <w:pStyle w:val="Default"/>
        <w:rPr>
          <w:rFonts w:asciiTheme="minorHAnsi" w:hAnsiTheme="minorHAnsi" w:cstheme="minorHAnsi"/>
        </w:rPr>
      </w:pPr>
    </w:p>
    <w:p w14:paraId="2199B5DF" w14:textId="77777777" w:rsidR="00EF6DB1" w:rsidRDefault="006955B2">
      <w:pPr>
        <w:pStyle w:val="Default"/>
        <w:rPr>
          <w:rFonts w:asciiTheme="minorHAnsi" w:hAnsiTheme="minorHAnsi" w:cstheme="minorHAnsi"/>
        </w:rPr>
      </w:pPr>
      <w:r>
        <w:rPr>
          <w:rFonts w:asciiTheme="minorHAnsi" w:hAnsiTheme="minorHAnsi" w:cstheme="minorHAnsi"/>
        </w:rPr>
        <w:t xml:space="preserve">You should also be aware of the effects of the magnetic field on other equipment. Most electronic devices respond poorly to high magnetic fields and will malfunction - often permanently - in a field </w:t>
      </w:r>
      <w:r>
        <w:rPr>
          <w:rFonts w:asciiTheme="minorHAnsi" w:hAnsiTheme="minorHAnsi" w:cstheme="minorHAnsi"/>
        </w:rPr>
        <w:lastRenderedPageBreak/>
        <w:t xml:space="preserve">greater than about 20 G. For example, micro-switches and relays can "stick" open or closed in such magnetic fields. The failed/failing device may present new hazards as a consequence. Analog watches will stop and possibly break in a high magnetic field. Magnetic "swipe" strips found on credit cards, phone cards, ID cards will be wiped above about 50 Gauss. (That’s not particularly dangerous, but it is annoying and could well be expensive.) Leave your laptop, wallet, watch, keys, spare change, cellphone and sunglasses in the appropriate operator screening area. </w:t>
      </w:r>
    </w:p>
    <w:p w14:paraId="20E2F751" w14:textId="77777777" w:rsidR="00EF6DB1" w:rsidRDefault="00EF6DB1">
      <w:pPr>
        <w:pStyle w:val="Default"/>
        <w:rPr>
          <w:rFonts w:asciiTheme="minorHAnsi" w:hAnsiTheme="minorHAnsi" w:cstheme="minorHAnsi"/>
        </w:rPr>
      </w:pPr>
    </w:p>
    <w:p w14:paraId="3E36A6F5" w14:textId="77777777" w:rsidR="00EF6DB1" w:rsidRDefault="006955B2">
      <w:pPr>
        <w:pStyle w:val="Default"/>
        <w:rPr>
          <w:rFonts w:asciiTheme="minorHAnsi" w:hAnsiTheme="minorHAnsi" w:cstheme="minorHAnsi"/>
          <w:u w:val="single"/>
        </w:rPr>
      </w:pPr>
      <w:r>
        <w:rPr>
          <w:rFonts w:asciiTheme="minorHAnsi" w:hAnsiTheme="minorHAnsi" w:cstheme="minorHAnsi"/>
          <w:b/>
          <w:u w:val="single"/>
        </w:rPr>
        <w:t xml:space="preserve">Torsion and Translation Forces </w:t>
      </w:r>
    </w:p>
    <w:p w14:paraId="51AFD840" w14:textId="77777777" w:rsidR="00EF6DB1" w:rsidRDefault="006955B2">
      <w:pPr>
        <w:pStyle w:val="Default"/>
        <w:rPr>
          <w:rFonts w:asciiTheme="minorHAnsi" w:hAnsiTheme="minorHAnsi" w:cstheme="minorHAnsi"/>
        </w:rPr>
      </w:pPr>
      <w:r>
        <w:rPr>
          <w:rFonts w:asciiTheme="minorHAnsi" w:hAnsiTheme="minorHAnsi" w:cstheme="minorHAnsi"/>
        </w:rPr>
        <w:t>Ferromagnetic objects or devices, including those within the human body will be attracted to the magnet. Ferromagnetic objects or devices, including those within the human body, will attempt to align parallel with the main magnetic field. This includes metal fragments within the eyes, ferromagnetic brain aneurysm clips and other implanted medical devices.</w:t>
      </w:r>
      <w:r>
        <w:rPr>
          <w:rFonts w:asciiTheme="minorHAnsi" w:hAnsiTheme="minorHAnsi" w:cstheme="minorHAnsi"/>
          <w:sz w:val="44"/>
          <w:szCs w:val="44"/>
        </w:rPr>
        <w:t xml:space="preserve"> </w:t>
      </w:r>
    </w:p>
    <w:p w14:paraId="6207E185" w14:textId="77777777" w:rsidR="00EF6DB1" w:rsidRDefault="00EF6DB1">
      <w:pPr>
        <w:pStyle w:val="Default"/>
        <w:rPr>
          <w:rFonts w:asciiTheme="minorHAnsi" w:hAnsiTheme="minorHAnsi" w:cstheme="minorHAnsi"/>
          <w:b/>
          <w:u w:val="single"/>
        </w:rPr>
      </w:pPr>
    </w:p>
    <w:p w14:paraId="63639616"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Magneto Hydrodynamic Effects </w:t>
      </w:r>
    </w:p>
    <w:p w14:paraId="7E81C3F9" w14:textId="77777777" w:rsidR="00EF6DB1" w:rsidRDefault="006955B2">
      <w:pPr>
        <w:pStyle w:val="Default"/>
        <w:rPr>
          <w:rFonts w:asciiTheme="minorHAnsi" w:hAnsiTheme="minorHAnsi" w:cstheme="minorHAnsi"/>
        </w:rPr>
      </w:pPr>
      <w:r>
        <w:rPr>
          <w:rFonts w:asciiTheme="minorHAnsi" w:hAnsiTheme="minorHAnsi" w:cstheme="minorHAnsi"/>
        </w:rPr>
        <w:t>For some patients, rapid head movement while in the magnetic field may cause dizziness, vertigo, or a metallic taste in their mouth. It is believed that some of these effects, particularly vertigo, nausea, and phosphenes (visual sensations arising from mechanical or electrical stimulation of the eye), may be related to magneto hydrodynamic phenomena. These effects are known to become more evident with increase in static magnetic field strength.</w:t>
      </w:r>
      <w:r>
        <w:rPr>
          <w:rFonts w:asciiTheme="minorHAnsi" w:hAnsiTheme="minorHAnsi" w:cstheme="minorHAnsi"/>
          <w:sz w:val="44"/>
          <w:szCs w:val="44"/>
        </w:rPr>
        <w:t xml:space="preserve"> </w:t>
      </w:r>
      <w:r>
        <w:rPr>
          <w:rFonts w:asciiTheme="minorHAnsi" w:hAnsiTheme="minorHAnsi" w:cstheme="minorHAnsi"/>
        </w:rPr>
        <w:t xml:space="preserve">Magneto hydrodynamic is defined as: </w:t>
      </w:r>
      <w:r>
        <w:rPr>
          <w:rFonts w:asciiTheme="minorHAnsi" w:hAnsiTheme="minorHAnsi" w:cstheme="minorHAnsi"/>
          <w:i/>
          <w:iCs/>
        </w:rPr>
        <w:t xml:space="preserve">of or relating to phenomena arising from the motion of electrically conducting fluids in the presence of electric and magnetic fields. </w:t>
      </w:r>
      <w:r>
        <w:rPr>
          <w:rFonts w:asciiTheme="minorHAnsi" w:hAnsiTheme="minorHAnsi" w:cstheme="minorHAnsi"/>
        </w:rPr>
        <w:t xml:space="preserve">These effects are likely only to occur during quick movements of the head within the magnetic field. Moving the research participant slowly in and out of the scanner and restricting head movement should eliminate these sensations. It is recommended that individuals and participants who may be experiencing magneto hydrodynamic phenomena also restrict side to side head movement and move more slowly near the scanner. </w:t>
      </w:r>
    </w:p>
    <w:p w14:paraId="53481C92" w14:textId="77777777" w:rsidR="00EF6DB1" w:rsidRDefault="00EF6DB1">
      <w:pPr>
        <w:pStyle w:val="Default"/>
        <w:rPr>
          <w:rFonts w:asciiTheme="minorHAnsi" w:hAnsiTheme="minorHAnsi" w:cstheme="minorHAnsi"/>
          <w:b/>
        </w:rPr>
      </w:pPr>
    </w:p>
    <w:p w14:paraId="107CE349"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Lenz’s Forces </w:t>
      </w:r>
    </w:p>
    <w:p w14:paraId="22281D9F" w14:textId="77777777" w:rsidR="00EF6DB1" w:rsidRDefault="006955B2">
      <w:pPr>
        <w:pStyle w:val="Default"/>
        <w:rPr>
          <w:rFonts w:cstheme="minorHAnsi" w:hint="eastAsia"/>
          <w:b/>
          <w:bCs/>
        </w:rPr>
      </w:pPr>
      <w:r>
        <w:rPr>
          <w:rFonts w:asciiTheme="minorHAnsi" w:hAnsiTheme="minorHAnsi" w:cstheme="minorHAnsi"/>
        </w:rPr>
        <w:t>Faraday’s law states that a moving or changing magnetic field will induce a voltage in a perpendicularly oriented electrical conductor. Lenz’s law builds on this rule and states that the induced voltage will be such that it will secondarily generate its own magnetic field whose orientation and magnitude will oppose those of the initial time-varying magnetic field that created it. Thus an object may be non-ferromagnetic and still be influenced by the magnetic field of the scanner magnet. This may cause confusion if the magnetic tug is felt in a designated MR safe device erroneously leading to the conclusion that the object is not safe after all. Moving such items and objects very slowly in the magnetic field will reduce the effect of the Lenz’s forces.</w:t>
      </w:r>
    </w:p>
    <w:p w14:paraId="780515C7" w14:textId="77777777" w:rsidR="00EF6DB1" w:rsidRDefault="00EF6DB1">
      <w:pPr>
        <w:rPr>
          <w:rFonts w:cstheme="minorHAnsi"/>
          <w:b/>
          <w:color w:val="000000"/>
        </w:rPr>
      </w:pPr>
    </w:p>
    <w:p w14:paraId="76217C42" w14:textId="77777777" w:rsidR="00EF6DB1" w:rsidRDefault="00EF6DB1">
      <w:pPr>
        <w:pStyle w:val="Default"/>
        <w:rPr>
          <w:rFonts w:asciiTheme="minorHAnsi" w:hAnsiTheme="minorHAnsi" w:cstheme="minorHAnsi"/>
          <w:b/>
          <w:sz w:val="32"/>
          <w:szCs w:val="32"/>
        </w:rPr>
      </w:pPr>
    </w:p>
    <w:p w14:paraId="7DA8F1AD" w14:textId="77777777" w:rsidR="00EF6DB1" w:rsidRDefault="006955B2" w:rsidP="00AC3024">
      <w:pPr>
        <w:pStyle w:val="Heading2"/>
        <w:rPr>
          <w:color w:val="000000" w:themeColor="text1"/>
        </w:rPr>
      </w:pPr>
      <w:bookmarkStart w:id="526" w:name="_Toc532338003"/>
      <w:r>
        <w:t xml:space="preserve">5.2 </w:t>
      </w:r>
      <w:r>
        <w:tab/>
        <w:t>Radiofrequency and Thermal Heating</w:t>
      </w:r>
      <w:bookmarkEnd w:id="526"/>
      <w:r>
        <w:br/>
      </w:r>
    </w:p>
    <w:p w14:paraId="554C63DF"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Radiofrequency and SAR</w:t>
      </w:r>
    </w:p>
    <w:p w14:paraId="6EA03CBF"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When the scanner is acquiring images, the radiofrequency oscillating (123 MHz) magnetic field generated by the transmission RF coil causes a low amount of energy to be deposited as heat into a subject lying in the magnet. On the Siemens </w:t>
      </w:r>
      <w:proofErr w:type="spellStart"/>
      <w:r>
        <w:rPr>
          <w:rFonts w:asciiTheme="minorHAnsi" w:hAnsiTheme="minorHAnsi" w:cstheme="minorHAnsi"/>
          <w:color w:val="000000" w:themeColor="text1"/>
        </w:rPr>
        <w:t>Verio</w:t>
      </w:r>
      <w:proofErr w:type="spellEnd"/>
      <w:r>
        <w:rPr>
          <w:rFonts w:asciiTheme="minorHAnsi" w:hAnsiTheme="minorHAnsi" w:cstheme="minorHAnsi"/>
          <w:color w:val="000000" w:themeColor="text1"/>
        </w:rPr>
        <w:t xml:space="preserve"> 3T, the transmission RF field is produced by a body-sized coil which runs the entire length of the magnet. (The coil can’t be seen from the </w:t>
      </w:r>
      <w:r>
        <w:rPr>
          <w:rFonts w:asciiTheme="minorHAnsi" w:hAnsiTheme="minorHAnsi" w:cstheme="minorHAnsi"/>
          <w:color w:val="000000" w:themeColor="text1"/>
        </w:rPr>
        <w:lastRenderedPageBreak/>
        <w:t xml:space="preserve">outside, it is hidden behind the bore liner of the magnet.) During a scan an estimate of heating is done based on the subject’s weight (as given in the patient registration step). Assuming the person has normal physiology, this </w:t>
      </w:r>
      <w:r>
        <w:rPr>
          <w:rFonts w:asciiTheme="minorHAnsi" w:hAnsiTheme="minorHAnsi" w:cstheme="minorHAnsi"/>
          <w:i/>
          <w:iCs/>
          <w:color w:val="000000" w:themeColor="text1"/>
        </w:rPr>
        <w:t xml:space="preserve">specific absorption rate </w:t>
      </w:r>
      <w:r>
        <w:rPr>
          <w:rFonts w:asciiTheme="minorHAnsi" w:hAnsiTheme="minorHAnsi" w:cstheme="minorHAnsi"/>
          <w:color w:val="000000" w:themeColor="text1"/>
        </w:rPr>
        <w:t xml:space="preserve">(SAR) monitor will assure that the heating effect is kept within safe limits, which are regulated by the FDA. The heating effect of MRI with the SARs used in accord with these guidelines is extraordinarily unlikely to cause any acute effects in healthy human subjects. </w:t>
      </w:r>
    </w:p>
    <w:p w14:paraId="14476A51" w14:textId="77777777" w:rsidR="00EF6DB1" w:rsidRDefault="00EF6DB1">
      <w:pPr>
        <w:pStyle w:val="Default"/>
        <w:rPr>
          <w:rFonts w:asciiTheme="minorHAnsi" w:hAnsiTheme="minorHAnsi" w:cstheme="minorHAnsi"/>
          <w:color w:val="000000" w:themeColor="text1"/>
        </w:rPr>
      </w:pPr>
    </w:p>
    <w:p w14:paraId="12C673E1"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b/>
          <w:color w:val="000000" w:themeColor="text1"/>
          <w:u w:val="single"/>
        </w:rPr>
        <w:t>Focal Heating</w:t>
      </w:r>
    </w:p>
    <w:p w14:paraId="62583908"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Note, however, that the SAR monitor assumes there is no </w:t>
      </w:r>
      <w:r>
        <w:rPr>
          <w:rFonts w:asciiTheme="minorHAnsi" w:hAnsiTheme="minorHAnsi" w:cstheme="minorHAnsi"/>
          <w:i/>
          <w:iCs/>
          <w:color w:val="000000" w:themeColor="text1"/>
        </w:rPr>
        <w:t xml:space="preserve">focal </w:t>
      </w:r>
      <w:r>
        <w:rPr>
          <w:rFonts w:asciiTheme="minorHAnsi" w:hAnsiTheme="minorHAnsi" w:cstheme="minorHAnsi"/>
          <w:color w:val="000000" w:themeColor="text1"/>
        </w:rPr>
        <w:t xml:space="preserve">heating, as can happen with certain tattoos or pierced jewelry, for instance. Looped conductors within the bore must be avoided at all cost. </w:t>
      </w:r>
      <w:r>
        <w:rPr>
          <w:rFonts w:asciiTheme="minorHAnsi" w:hAnsiTheme="minorHAnsi" w:cstheme="minorHAnsi"/>
          <w:i/>
          <w:color w:val="000000" w:themeColor="text1"/>
        </w:rPr>
        <w:t>Metal jewelry is highly electrically conductive and can provide a convenient ‘sink’ for the RF power.</w:t>
      </w:r>
      <w:r>
        <w:rPr>
          <w:rFonts w:asciiTheme="minorHAnsi" w:hAnsiTheme="minorHAnsi" w:cstheme="minorHAnsi"/>
          <w:color w:val="000000" w:themeColor="text1"/>
        </w:rPr>
        <w:t xml:space="preserve"> So, even if a scan can be run safely according to the RF monitoring software, it does not mean there is no burn risk to the subject! </w:t>
      </w:r>
    </w:p>
    <w:p w14:paraId="6D90CDE2" w14:textId="77777777" w:rsidR="00EF6DB1" w:rsidRDefault="00EF6DB1">
      <w:pPr>
        <w:pStyle w:val="Default"/>
        <w:rPr>
          <w:rFonts w:asciiTheme="minorHAnsi" w:hAnsiTheme="minorHAnsi" w:cstheme="minorHAnsi"/>
          <w:color w:val="000000" w:themeColor="text1"/>
        </w:rPr>
      </w:pPr>
    </w:p>
    <w:p w14:paraId="6737391B" w14:textId="77777777" w:rsidR="00EF6DB1" w:rsidRDefault="00EF6DB1">
      <w:pPr>
        <w:pStyle w:val="Default"/>
        <w:rPr>
          <w:rFonts w:asciiTheme="minorHAnsi" w:hAnsiTheme="minorHAnsi" w:cstheme="minorHAnsi"/>
          <w:color w:val="000000" w:themeColor="text1"/>
        </w:rPr>
      </w:pPr>
    </w:p>
    <w:p w14:paraId="4C96B120" w14:textId="77777777" w:rsidR="00EF6DB1" w:rsidRDefault="006955B2" w:rsidP="00AC3024">
      <w:pPr>
        <w:pStyle w:val="Heading2"/>
        <w:rPr>
          <w:color w:val="000000" w:themeColor="text1"/>
        </w:rPr>
      </w:pPr>
      <w:bookmarkStart w:id="527" w:name="_Toc532338004"/>
      <w:r>
        <w:t xml:space="preserve">5.3 </w:t>
      </w:r>
      <w:r>
        <w:tab/>
        <w:t>Gradient Fields and Peripheral Nerve Stimulation</w:t>
      </w:r>
      <w:bookmarkEnd w:id="527"/>
      <w:r>
        <w:br/>
      </w:r>
    </w:p>
    <w:p w14:paraId="4C15FD2E"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MRI uses pulsed linear field gradients (commonly referred to as simply "the gradients") to encode spatial information into the RF signals being excited and detected. All imaging sequences use pulsed gradients. Fast imaging sequences, such as echo planar imaging (EPI) as used for functional MRI, use gradients that are pulsed very quickly. Furthermore, this gradient pulse doesn't occur in isolation, but with several hundred similar pulses over the course of a second or so. The net effect is that the switching field gradients set up induced electrical currents inside the subject's body. Fortunately, the threshold necessary to generate such effects as peripheral nerve stimulation (PNS) is fairly high relative to the size of the electrical currents being induced, and to date most reports have been limited to mild discomfort, tingling, muscle twitches and, very rarely, visual flashes (magneto-phosphenes being triggered in the eye).</w:t>
      </w:r>
    </w:p>
    <w:p w14:paraId="029E9E6A"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 </w:t>
      </w:r>
    </w:p>
    <w:p w14:paraId="1A2FEDAD"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As with RF heating, the scanner software monitors the gradient switching and makes estimates of the likely limit that might cause PNS. Based on the subject’s weight, approximate body dimensions are estimated and used to determine whether the scan is likely to trigger stimulation or not. If the estimate is above a threshold the scan will not run. Note, however, that this is all done by estimation; the only measurement being done is of the gradients themselves. The scanner can only estimate the subject’s tissue conductivity and geometry. A subject might still experience localized peripheral nerve twitching without warning. </w:t>
      </w:r>
    </w:p>
    <w:p w14:paraId="3BBDBCEC" w14:textId="77777777" w:rsidR="00EF6DB1" w:rsidRDefault="006955B2">
      <w:pPr>
        <w:pStyle w:val="NormalWeb"/>
      </w:pPr>
      <w:r>
        <w:rPr>
          <w:rFonts w:asciiTheme="minorHAnsi" w:eastAsiaTheme="minorEastAsia" w:hAnsiTheme="minorHAnsi" w:cstheme="minorHAnsi"/>
          <w:color w:val="000000" w:themeColor="text1"/>
        </w:rPr>
        <w:t xml:space="preserve">To minimize the possibility of PNS you should instruct your subjects to lay in the magnet with their hands by their sides and with their feet uncrossed. This minimizes large current loops around the body. If the subject experiences discomfort during the scan then he should alert you via the squeeze-ball and you can abort. However, it is generally not a good idea to describe in detail all the ways the subject might feel discomfort because there have been many instances where the subject has misinterpreted the vibration of the patient bed for muscle twitching. That said, do make sure the subject is confident you will stop the scan if he or she feels at all uneasy or uncomfortable! It is also safe to proceed with a scan in which the subject feels twitching, if the </w:t>
      </w:r>
      <w:r>
        <w:rPr>
          <w:rFonts w:asciiTheme="minorHAnsi" w:eastAsiaTheme="minorEastAsia" w:hAnsiTheme="minorHAnsi" w:cstheme="minorHAnsi"/>
          <w:color w:val="000000" w:themeColor="text1"/>
        </w:rPr>
        <w:lastRenderedPageBreak/>
        <w:t xml:space="preserve">subject </w:t>
      </w:r>
      <w:r>
        <w:rPr>
          <w:rFonts w:asciiTheme="minorHAnsi" w:hAnsiTheme="minorHAnsi"/>
        </w:rPr>
        <w:t xml:space="preserve">is happy to continue and if you are confident the subject won’t be unduly distracted from an fMRI task. </w:t>
      </w:r>
    </w:p>
    <w:p w14:paraId="7905879E" w14:textId="77777777" w:rsidR="00EF6DB1" w:rsidRDefault="00EF6DB1">
      <w:pPr>
        <w:pStyle w:val="Default"/>
        <w:rPr>
          <w:rFonts w:asciiTheme="minorHAnsi" w:hAnsiTheme="minorHAnsi" w:cstheme="minorHAnsi"/>
          <w:b/>
          <w:sz w:val="32"/>
          <w:szCs w:val="32"/>
        </w:rPr>
      </w:pPr>
    </w:p>
    <w:p w14:paraId="6430A917" w14:textId="77777777" w:rsidR="00EF6DB1" w:rsidRDefault="006955B2" w:rsidP="00AC3024">
      <w:pPr>
        <w:pStyle w:val="Heading2"/>
        <w:rPr>
          <w:color w:val="000000" w:themeColor="text1"/>
        </w:rPr>
      </w:pPr>
      <w:bookmarkStart w:id="528" w:name="_Toc532338005"/>
      <w:r>
        <w:t xml:space="preserve">5.4 </w:t>
      </w:r>
      <w:r>
        <w:tab/>
        <w:t>Acoustic Noise</w:t>
      </w:r>
      <w:bookmarkEnd w:id="528"/>
      <w:r>
        <w:br/>
      </w:r>
    </w:p>
    <w:p w14:paraId="39D3B863"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Gradients and Acoustic Noise</w:t>
      </w:r>
    </w:p>
    <w:p w14:paraId="0A55906D" w14:textId="1F08E363"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The second effect of the pulsed gradients is more easily recognized: acoustic noise from the strong Lorentz forces occurring inside the gradient coil. Whenever a current is passed through a wire that is located in a magnetic field, the wire will try to move in a perpendicular direction to the current and magnetic flux directions. (You may recall Fleming's Left Hand Rule from high school physics.) The higher the current and the larger the magnetic field, the larger the motion. So why doesn't the gradient coil simply fly out of the magnet when it is pulsed? The answer is that it would, were the forces not balanced so that the force trying to eject the coil from the front equals that acting in reverse.</w:t>
      </w:r>
    </w:p>
    <w:p w14:paraId="0F924CA3"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 </w:t>
      </w:r>
    </w:p>
    <w:p w14:paraId="7A92D50A"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What's more, the wires that comprise each gradient coil's windings are also experiencing their own localized attempts to move. The reason an individual copper wire doesn't fly off the coil is simply because the whole coil is "potted" in a tough epoxy resin. The sum total of all these attempts at motion are the familiar, and extremely loud, "banging" or "pinging" sounds that emanate from the magnet during a scan. EPI can generate noise as loud as 120 dB, necessitating certain operating procedures to prevent damage to hearing in subjects and operators alike. </w:t>
      </w:r>
    </w:p>
    <w:p w14:paraId="6E03D9F0" w14:textId="77777777" w:rsidR="00EF6DB1" w:rsidRDefault="00EF6DB1">
      <w:pPr>
        <w:pStyle w:val="Default"/>
        <w:rPr>
          <w:rFonts w:asciiTheme="minorHAnsi" w:hAnsiTheme="minorHAnsi" w:cstheme="minorHAnsi"/>
          <w:color w:val="000000" w:themeColor="text1"/>
        </w:rPr>
      </w:pPr>
    </w:p>
    <w:p w14:paraId="24CCCF64"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Ear Protection</w:t>
      </w:r>
    </w:p>
    <w:p w14:paraId="603CE4E6"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It is essential that all subjects be properly fitted with earplugs prior to entering the magnet. Anyone who will accompany the subject in the magnet room during the scan must also be fitted with earplugs. To fit earplugs, squeeze and roll the earplugs along their full length (not just the tip), pull the earlobe slightly backwards and insert the plug almost all the way to the ear canal. Hold in place until the plug inflates over about thirty seconds; the user will hear the gradual muffling of the external noise as this is happening. Only the very end of the plug should be visible outside the ear canal. The more it is in, the better the noise blocking. </w:t>
      </w:r>
    </w:p>
    <w:p w14:paraId="1B2646E4" w14:textId="77777777" w:rsidR="00EF6DB1" w:rsidRDefault="00EF6DB1">
      <w:pPr>
        <w:pStyle w:val="Default"/>
        <w:rPr>
          <w:rFonts w:asciiTheme="minorHAnsi" w:hAnsiTheme="minorHAnsi" w:cstheme="minorHAnsi"/>
          <w:color w:val="000000" w:themeColor="text1"/>
        </w:rPr>
      </w:pPr>
    </w:p>
    <w:p w14:paraId="267A4B8E"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If possible, fit your subjects with headphones as well as earplugs. These allow easy communication with your subject as well as additional scanner noise protection. If it is not possible to fit headphones inside the RF coil (</w:t>
      </w:r>
      <w:r>
        <w:rPr>
          <w:rFonts w:asciiTheme="minorHAnsi" w:hAnsiTheme="minorHAnsi" w:cstheme="minorHAnsi"/>
          <w:i/>
          <w:iCs/>
          <w:color w:val="000000" w:themeColor="text1"/>
        </w:rPr>
        <w:t xml:space="preserve">e.g. </w:t>
      </w:r>
      <w:r>
        <w:rPr>
          <w:rFonts w:asciiTheme="minorHAnsi" w:hAnsiTheme="minorHAnsi" w:cstheme="minorHAnsi"/>
          <w:color w:val="000000" w:themeColor="text1"/>
        </w:rPr>
        <w:t xml:space="preserve">because you’re using the 32-channel head coil), consider placing foam padding over the subject’s ears as a secondary noise attenuating device. </w:t>
      </w:r>
    </w:p>
    <w:p w14:paraId="3CB15F4D"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To minimize the sound reaching the operating room, and to maintain the integrity of the RF shielded room that prevents external interference with the MR measurement, it is imperative that the magnet room door be kept closed during all MR scans. </w:t>
      </w:r>
    </w:p>
    <w:p w14:paraId="7BA1E935" w14:textId="77777777" w:rsidR="00EF6DB1" w:rsidRDefault="00EF6DB1">
      <w:pPr>
        <w:pStyle w:val="Default"/>
        <w:rPr>
          <w:rFonts w:asciiTheme="minorHAnsi" w:hAnsiTheme="minorHAnsi" w:cstheme="minorHAnsi"/>
          <w:color w:val="000000" w:themeColor="text1"/>
        </w:rPr>
      </w:pPr>
    </w:p>
    <w:tbl>
      <w:tblPr>
        <w:tblW w:w="9628" w:type="dxa"/>
        <w:tblInd w:w="20" w:type="dxa"/>
        <w:tblCellMar>
          <w:top w:w="15" w:type="dxa"/>
          <w:left w:w="15" w:type="dxa"/>
          <w:bottom w:w="15" w:type="dxa"/>
          <w:right w:w="15" w:type="dxa"/>
        </w:tblCellMar>
        <w:tblLook w:val="04A0" w:firstRow="1" w:lastRow="0" w:firstColumn="1" w:lastColumn="0" w:noHBand="0" w:noVBand="1"/>
      </w:tblPr>
      <w:tblGrid>
        <w:gridCol w:w="7903"/>
        <w:gridCol w:w="1725"/>
      </w:tblGrid>
      <w:tr w:rsidR="00EF6DB1" w14:paraId="7C8620B7" w14:textId="77777777">
        <w:tc>
          <w:tcPr>
            <w:tcW w:w="7902" w:type="dxa"/>
            <w:shd w:val="clear" w:color="auto" w:fill="auto"/>
            <w:vAlign w:val="center"/>
          </w:tcPr>
          <w:p w14:paraId="0D7C8719" w14:textId="77777777" w:rsidR="00EF6DB1" w:rsidRDefault="006955B2">
            <w:pPr>
              <w:ind w:right="20"/>
              <w:jc w:val="both"/>
              <w:rPr>
                <w:rFonts w:asciiTheme="minorHAnsi" w:hAnsiTheme="minorHAnsi" w:cstheme="minorHAnsi"/>
                <w:b/>
                <w:u w:val="single"/>
              </w:rPr>
            </w:pPr>
            <w:r>
              <w:rPr>
                <w:rFonts w:asciiTheme="minorHAnsi" w:hAnsiTheme="minorHAnsi" w:cstheme="minorHAnsi"/>
                <w:b/>
                <w:u w:val="single"/>
              </w:rPr>
              <w:lastRenderedPageBreak/>
              <w:t>How to properly instruct subjects to insert ear protection:</w:t>
            </w:r>
          </w:p>
          <w:p w14:paraId="7D5792D6" w14:textId="77777777" w:rsidR="00EF6DB1" w:rsidRDefault="00EF6DB1">
            <w:pPr>
              <w:ind w:left="20" w:right="20"/>
              <w:jc w:val="both"/>
              <w:rPr>
                <w:rFonts w:asciiTheme="minorHAnsi" w:hAnsiTheme="minorHAnsi" w:cstheme="minorHAnsi"/>
              </w:rPr>
            </w:pPr>
          </w:p>
          <w:p w14:paraId="23A903E5"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Hold the ear plug between your thumb and forefinger. Roll and compress the entire ear plug to a small, crease-free cylinder. While still rolling, use your other hand to reach over your head and pull up and back on your outer </w:t>
            </w:r>
            <w:proofErr w:type="spellStart"/>
            <w:r>
              <w:rPr>
                <w:rFonts w:asciiTheme="minorHAnsi" w:hAnsiTheme="minorHAnsi" w:cs="Calibri"/>
                <w:bCs/>
                <w:color w:val="000040"/>
              </w:rPr>
              <w:t>ear</w:t>
            </w:r>
            <w:proofErr w:type="spellEnd"/>
            <w:r>
              <w:rPr>
                <w:rFonts w:asciiTheme="minorHAnsi" w:hAnsiTheme="minorHAnsi" w:cs="Calibri"/>
                <w:bCs/>
                <w:color w:val="000040"/>
              </w:rPr>
              <w:t xml:space="preserve">. This straightens the ear canal, making way for a snug fit. </w:t>
            </w:r>
          </w:p>
        </w:tc>
        <w:tc>
          <w:tcPr>
            <w:tcW w:w="1725" w:type="dxa"/>
            <w:shd w:val="clear" w:color="auto" w:fill="auto"/>
            <w:vAlign w:val="center"/>
          </w:tcPr>
          <w:p w14:paraId="26072E40" w14:textId="77777777" w:rsidR="00EF6DB1" w:rsidRDefault="006955B2">
            <w:pPr>
              <w:rPr>
                <w:rFonts w:cs="Helvetica"/>
                <w:sz w:val="18"/>
                <w:szCs w:val="18"/>
              </w:rPr>
            </w:pPr>
            <w:r>
              <w:rPr>
                <w:noProof/>
              </w:rPr>
              <w:drawing>
                <wp:inline distT="0" distB="0" distL="19050" distR="0" wp14:anchorId="317E6188" wp14:editId="587068CF">
                  <wp:extent cx="933450" cy="857250"/>
                  <wp:effectExtent l="0" t="0" r="0" b="0"/>
                  <wp:docPr id="8" name="Picture 58" descr="http://www.abcsafetymart.com/earplugs/FoamRoll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8" descr="http://www.abcsafetymart.com/earplugs/FoamRollImage.gif"/>
                          <pic:cNvPicPr>
                            <a:picLocks noChangeAspect="1" noChangeArrowheads="1"/>
                          </pic:cNvPicPr>
                        </pic:nvPicPr>
                        <pic:blipFill>
                          <a:blip r:embed="rId48"/>
                          <a:stretch>
                            <a:fillRect/>
                          </a:stretch>
                        </pic:blipFill>
                        <pic:spPr bwMode="auto">
                          <a:xfrm>
                            <a:off x="0" y="0"/>
                            <a:ext cx="933450" cy="857250"/>
                          </a:xfrm>
                          <a:prstGeom prst="rect">
                            <a:avLst/>
                          </a:prstGeom>
                        </pic:spPr>
                      </pic:pic>
                    </a:graphicData>
                  </a:graphic>
                </wp:inline>
              </w:drawing>
            </w:r>
          </w:p>
        </w:tc>
      </w:tr>
      <w:tr w:rsidR="00EF6DB1" w14:paraId="46F735AF" w14:textId="77777777">
        <w:tc>
          <w:tcPr>
            <w:tcW w:w="7902" w:type="dxa"/>
            <w:shd w:val="clear" w:color="auto" w:fill="auto"/>
            <w:vAlign w:val="center"/>
          </w:tcPr>
          <w:p w14:paraId="40A21A05"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Insert the ear plug and hold for 20 to 30 seconds. This allows the ear plug to expand and fill your ear canal. </w:t>
            </w:r>
          </w:p>
        </w:tc>
        <w:tc>
          <w:tcPr>
            <w:tcW w:w="1725" w:type="dxa"/>
            <w:shd w:val="clear" w:color="auto" w:fill="auto"/>
            <w:vAlign w:val="center"/>
          </w:tcPr>
          <w:p w14:paraId="25CD104E" w14:textId="77777777" w:rsidR="00EF6DB1" w:rsidRDefault="006955B2">
            <w:pPr>
              <w:rPr>
                <w:rFonts w:cs="Helvetica"/>
                <w:sz w:val="18"/>
                <w:szCs w:val="18"/>
              </w:rPr>
            </w:pPr>
            <w:r>
              <w:rPr>
                <w:noProof/>
              </w:rPr>
              <w:drawing>
                <wp:inline distT="0" distB="0" distL="19050" distR="9525" wp14:anchorId="6B71B533" wp14:editId="044143DE">
                  <wp:extent cx="981075" cy="857250"/>
                  <wp:effectExtent l="0" t="0" r="0" b="0"/>
                  <wp:docPr id="9" name="Picture 59" descr="http://www.abcsafetymart.com/earplugs/FoamIns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9" descr="http://www.abcsafetymart.com/earplugs/FoamInsert.gif"/>
                          <pic:cNvPicPr>
                            <a:picLocks noChangeAspect="1" noChangeArrowheads="1"/>
                          </pic:cNvPicPr>
                        </pic:nvPicPr>
                        <pic:blipFill>
                          <a:blip r:embed="rId49"/>
                          <a:stretch>
                            <a:fillRect/>
                          </a:stretch>
                        </pic:blipFill>
                        <pic:spPr bwMode="auto">
                          <a:xfrm>
                            <a:off x="0" y="0"/>
                            <a:ext cx="981075" cy="857250"/>
                          </a:xfrm>
                          <a:prstGeom prst="rect">
                            <a:avLst/>
                          </a:prstGeom>
                        </pic:spPr>
                      </pic:pic>
                    </a:graphicData>
                  </a:graphic>
                </wp:inline>
              </w:drawing>
            </w:r>
          </w:p>
        </w:tc>
      </w:tr>
      <w:tr w:rsidR="00EF6DB1" w14:paraId="205F93BC" w14:textId="77777777">
        <w:tc>
          <w:tcPr>
            <w:tcW w:w="7902" w:type="dxa"/>
            <w:shd w:val="clear" w:color="auto" w:fill="auto"/>
            <w:vAlign w:val="center"/>
          </w:tcPr>
          <w:p w14:paraId="14D36101"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Test the fit. In a noisy environment, and with earplugs inserted, cup both hands over your ears and release. You should not notice a significant difference in the noise level. If the noise seems to lessen when your hands are cupped over your ears, your ear plugs are probably not fitted properly. Remove and refit following instructions </w:t>
            </w:r>
          </w:p>
        </w:tc>
        <w:tc>
          <w:tcPr>
            <w:tcW w:w="1725" w:type="dxa"/>
            <w:shd w:val="clear" w:color="auto" w:fill="auto"/>
            <w:vAlign w:val="center"/>
          </w:tcPr>
          <w:p w14:paraId="0C3D2275" w14:textId="77777777" w:rsidR="00EF6DB1" w:rsidRDefault="006955B2">
            <w:pPr>
              <w:rPr>
                <w:rFonts w:cs="Helvetica"/>
                <w:sz w:val="18"/>
                <w:szCs w:val="18"/>
              </w:rPr>
            </w:pPr>
            <w:r>
              <w:rPr>
                <w:noProof/>
              </w:rPr>
              <w:drawing>
                <wp:inline distT="0" distB="0" distL="19050" distR="0" wp14:anchorId="56D54322" wp14:editId="4E7D64FD">
                  <wp:extent cx="1028700" cy="857250"/>
                  <wp:effectExtent l="0" t="0" r="0" b="0"/>
                  <wp:docPr id="10" name="Picture 60" descr="http://www.abcsafetymart.com/earplugs/F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0" descr="http://www.abcsafetymart.com/earplugs/Face.gif"/>
                          <pic:cNvPicPr>
                            <a:picLocks noChangeAspect="1" noChangeArrowheads="1"/>
                          </pic:cNvPicPr>
                        </pic:nvPicPr>
                        <pic:blipFill>
                          <a:blip r:embed="rId50"/>
                          <a:stretch>
                            <a:fillRect/>
                          </a:stretch>
                        </pic:blipFill>
                        <pic:spPr bwMode="auto">
                          <a:xfrm>
                            <a:off x="0" y="0"/>
                            <a:ext cx="1028700" cy="857250"/>
                          </a:xfrm>
                          <a:prstGeom prst="rect">
                            <a:avLst/>
                          </a:prstGeom>
                        </pic:spPr>
                      </pic:pic>
                    </a:graphicData>
                  </a:graphic>
                </wp:inline>
              </w:drawing>
            </w:r>
          </w:p>
        </w:tc>
      </w:tr>
      <w:tr w:rsidR="00EF6DB1" w14:paraId="2426DB6C" w14:textId="77777777">
        <w:tc>
          <w:tcPr>
            <w:tcW w:w="7902" w:type="dxa"/>
            <w:shd w:val="clear" w:color="auto" w:fill="auto"/>
            <w:vAlign w:val="center"/>
          </w:tcPr>
          <w:p w14:paraId="0DB353BD"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Always remove ear plugs slowly, twisting them to break the seal. If you remove them too quickly, you could damage your ear drum. </w:t>
            </w:r>
          </w:p>
        </w:tc>
        <w:tc>
          <w:tcPr>
            <w:tcW w:w="1725" w:type="dxa"/>
            <w:shd w:val="clear" w:color="auto" w:fill="auto"/>
            <w:vAlign w:val="center"/>
          </w:tcPr>
          <w:p w14:paraId="33A0353B" w14:textId="77777777" w:rsidR="00EF6DB1" w:rsidRDefault="006955B2">
            <w:pPr>
              <w:rPr>
                <w:rFonts w:cs="Helvetica"/>
                <w:sz w:val="18"/>
                <w:szCs w:val="18"/>
              </w:rPr>
            </w:pPr>
            <w:r>
              <w:rPr>
                <w:noProof/>
              </w:rPr>
              <w:drawing>
                <wp:inline distT="0" distB="0" distL="19050" distR="0" wp14:anchorId="3B981E7E" wp14:editId="55D6A6C8">
                  <wp:extent cx="742950" cy="857250"/>
                  <wp:effectExtent l="0" t="0" r="0" b="0"/>
                  <wp:docPr id="11" name="Picture 61" descr="http://www.abcsafetymart.com/earplugs/FoamRemo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1" descr="http://www.abcsafetymart.com/earplugs/FoamRemove.gif"/>
                          <pic:cNvPicPr>
                            <a:picLocks noChangeAspect="1" noChangeArrowheads="1"/>
                          </pic:cNvPicPr>
                        </pic:nvPicPr>
                        <pic:blipFill>
                          <a:blip r:embed="rId51"/>
                          <a:stretch>
                            <a:fillRect/>
                          </a:stretch>
                        </pic:blipFill>
                        <pic:spPr bwMode="auto">
                          <a:xfrm>
                            <a:off x="0" y="0"/>
                            <a:ext cx="742950" cy="857250"/>
                          </a:xfrm>
                          <a:prstGeom prst="rect">
                            <a:avLst/>
                          </a:prstGeom>
                        </pic:spPr>
                      </pic:pic>
                    </a:graphicData>
                  </a:graphic>
                </wp:inline>
              </w:drawing>
            </w:r>
          </w:p>
        </w:tc>
      </w:tr>
    </w:tbl>
    <w:p w14:paraId="3878101A" w14:textId="77777777" w:rsidR="002F170E" w:rsidRDefault="002F170E">
      <w:pPr>
        <w:pStyle w:val="Default"/>
        <w:rPr>
          <w:rFonts w:asciiTheme="minorHAnsi" w:hAnsiTheme="minorHAnsi" w:cstheme="minorHAnsi"/>
          <w:color w:val="000000" w:themeColor="text1"/>
        </w:rPr>
      </w:pPr>
    </w:p>
    <w:p w14:paraId="379C4B2F" w14:textId="3523388E" w:rsidR="00EF6DB1" w:rsidRPr="00AC3024" w:rsidRDefault="006955B2" w:rsidP="00AC3024">
      <w:pPr>
        <w:pStyle w:val="Heading2"/>
      </w:pPr>
      <w:bookmarkStart w:id="529" w:name="_Toc532338006"/>
      <w:r w:rsidRPr="00AC3024">
        <w:t xml:space="preserve">5.5 </w:t>
      </w:r>
      <w:r w:rsidRPr="00AC3024">
        <w:tab/>
        <w:t>Cryogen Risk During Quench</w:t>
      </w:r>
      <w:bookmarkEnd w:id="529"/>
    </w:p>
    <w:p w14:paraId="46E7430A" w14:textId="77777777" w:rsidR="00AC3024" w:rsidRDefault="00AC3024" w:rsidP="00B21928">
      <w:pPr>
        <w:pStyle w:val="Default"/>
        <w:rPr>
          <w:rFonts w:asciiTheme="minorHAnsi" w:hAnsiTheme="minorHAnsi" w:cs="Calibri"/>
          <w:color w:val="333333"/>
          <w:spacing w:val="5"/>
        </w:rPr>
      </w:pPr>
    </w:p>
    <w:p w14:paraId="0EDC9517" w14:textId="673066DE" w:rsidR="00B21928" w:rsidRPr="00B21928" w:rsidRDefault="006955B2" w:rsidP="00B21928">
      <w:pPr>
        <w:pStyle w:val="Default"/>
        <w:rPr>
          <w:rFonts w:asciiTheme="minorHAnsi" w:hAnsiTheme="minorHAnsi" w:cs="Calibri"/>
          <w:color w:val="333333"/>
          <w:spacing w:val="5"/>
        </w:rPr>
      </w:pPr>
      <w:r>
        <w:rPr>
          <w:rFonts w:asciiTheme="minorHAnsi" w:hAnsiTheme="minorHAnsi" w:cs="Calibri"/>
          <w:color w:val="333333"/>
          <w:spacing w:val="5"/>
        </w:rPr>
        <w:t>During a planned or accidental shutdown of the magnetic field, quench, the liquid Helium in the magnet turns into gas and may escape into the scan room displacing the oxygen in the room leading to asphyxia. Quenching is the process whereby there is a sudden loss of absolute zero of temperature in the magnet coils, so that they cease to be super conducting and become resistive, thus eliminating the magnetic field. This results in helium escaping from the cryogen bath extremely rapidly. It may happen accidentally or can be manually instigated in the case of an emergency. Quenching may cause severe and irreparable damage to the super conducting coils, and so a manual quench should only be performed in extreme cases when the technologist and service engineer are involved in the decision to quench. All systems should have helium-venting equipment, which removes the helium to the outside environment in the event of a quench. However, if this fails, helium will vent into the room and replace the oxygen. For this reason all scan rooms should contain an oxygen monitor that sounds an alarm if the oxygen falls below a certain level. Under these circumstances immediate evacuation of the patient and personnel is necessary. It is noted that if the scan room door is closed when a quench occurs and helium escapes into the scan room, the depletion of oxygen causes a critical increase in pressure in the room compared with the control area. This produces high pressure in the scan room, which may prevent opening of the door. If this should happen, the glass partition between the scan and control rooms should be broken to release the pressure. The scan room door can then be opened as usual and the patient evacuated. In such a case the patient should be immediately evacuated and evaluated for asphyxia, hypothermia and ruptured eardrums.</w:t>
      </w:r>
    </w:p>
    <w:p w14:paraId="0D8B6EA5" w14:textId="756D6022" w:rsidR="00B21928" w:rsidRDefault="00B21928" w:rsidP="00AC3024">
      <w:pPr>
        <w:pStyle w:val="Heading1"/>
      </w:pPr>
      <w:r>
        <w:br w:type="page"/>
      </w:r>
      <w:bookmarkStart w:id="530" w:name="_Toc532338007"/>
      <w:r>
        <w:lastRenderedPageBreak/>
        <w:t>APPENDICES</w:t>
      </w:r>
      <w:bookmarkEnd w:id="530"/>
    </w:p>
    <w:p w14:paraId="4E9495BF" w14:textId="77777777" w:rsidR="00B21928" w:rsidRDefault="00B21928" w:rsidP="00B21928">
      <w:pPr>
        <w:pStyle w:val="Default"/>
        <w:rPr>
          <w:rFonts w:asciiTheme="minorHAnsi" w:eastAsia="Times New Roman" w:hAnsiTheme="minorHAnsi" w:cstheme="minorHAnsi"/>
          <w:b/>
          <w:color w:val="auto"/>
          <w:sz w:val="36"/>
          <w:szCs w:val="36"/>
        </w:rPr>
      </w:pPr>
    </w:p>
    <w:p w14:paraId="67471396" w14:textId="1AC25F4C" w:rsidR="00B6541D" w:rsidRPr="00B6541D" w:rsidRDefault="00BD6741"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Rates</w:t>
      </w:r>
    </w:p>
    <w:p w14:paraId="55C87BA1" w14:textId="77777777" w:rsidR="00331F20" w:rsidRPr="00331F20" w:rsidRDefault="00E84554"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Project Registration Form</w:t>
      </w:r>
    </w:p>
    <w:p w14:paraId="1779E614" w14:textId="77777777" w:rsidR="00331F20" w:rsidRPr="00331F20" w:rsidRDefault="00331F20"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MRI Screening Form</w:t>
      </w:r>
    </w:p>
    <w:p w14:paraId="5B398F2F" w14:textId="4C426564" w:rsidR="00B21928" w:rsidRPr="00B6541D" w:rsidRDefault="00331F20"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Pre-Screening Sample Questions</w:t>
      </w:r>
      <w:r w:rsidR="00B21928" w:rsidRPr="00B6541D">
        <w:rPr>
          <w:rFonts w:asciiTheme="minorHAnsi" w:hAnsiTheme="minorHAnsi" w:cstheme="minorHAnsi"/>
          <w:b/>
          <w:sz w:val="28"/>
          <w:szCs w:val="28"/>
        </w:rPr>
        <w:br/>
      </w:r>
    </w:p>
    <w:p w14:paraId="5B75B95D" w14:textId="77777777" w:rsidR="00B21928" w:rsidRDefault="00B21928" w:rsidP="00B21928">
      <w:pPr>
        <w:rPr>
          <w:rFonts w:asciiTheme="minorHAnsi" w:eastAsiaTheme="minorEastAsia" w:hAnsiTheme="minorHAnsi" w:cstheme="minorHAnsi"/>
          <w:b/>
          <w:color w:val="000000"/>
          <w:sz w:val="36"/>
          <w:szCs w:val="36"/>
        </w:rPr>
      </w:pPr>
    </w:p>
    <w:p w14:paraId="4F109042" w14:textId="497B0E7D" w:rsidR="00363667" w:rsidRDefault="00363667">
      <w:pPr>
        <w:rPr>
          <w:rFonts w:asciiTheme="minorHAnsi" w:eastAsiaTheme="minorEastAsia" w:hAnsiTheme="minorHAnsi" w:cstheme="minorHAnsi"/>
          <w:b/>
          <w:color w:val="000000"/>
          <w:sz w:val="36"/>
          <w:szCs w:val="36"/>
        </w:rPr>
      </w:pPr>
      <w:r>
        <w:rPr>
          <w:rFonts w:asciiTheme="minorHAnsi" w:eastAsiaTheme="minorEastAsia" w:hAnsiTheme="minorHAnsi" w:cstheme="minorHAnsi"/>
          <w:b/>
          <w:color w:val="000000"/>
          <w:sz w:val="36"/>
          <w:szCs w:val="36"/>
        </w:rPr>
        <w:br w:type="page"/>
      </w:r>
    </w:p>
    <w:p w14:paraId="16A13FA7" w14:textId="11D39CB7" w:rsidR="00363667" w:rsidRDefault="00363667" w:rsidP="00B21928">
      <w:pPr>
        <w:rPr>
          <w:rFonts w:asciiTheme="minorHAnsi" w:eastAsiaTheme="minorEastAsia" w:hAnsiTheme="minorHAnsi" w:cstheme="minorHAnsi"/>
          <w:b/>
          <w:color w:val="000000"/>
          <w:sz w:val="36"/>
          <w:szCs w:val="36"/>
        </w:rPr>
      </w:pPr>
      <w:r>
        <w:rPr>
          <w:rFonts w:asciiTheme="minorHAnsi" w:eastAsiaTheme="minorEastAsia" w:hAnsiTheme="minorHAnsi" w:cstheme="minorHAnsi"/>
          <w:b/>
          <w:color w:val="000000"/>
          <w:sz w:val="36"/>
          <w:szCs w:val="36"/>
        </w:rPr>
        <w:lastRenderedPageBreak/>
        <w:t>Appendix A –</w:t>
      </w:r>
      <w:r w:rsidR="00BD6741">
        <w:rPr>
          <w:rFonts w:asciiTheme="minorHAnsi" w:eastAsiaTheme="minorEastAsia" w:hAnsiTheme="minorHAnsi" w:cstheme="minorHAnsi"/>
          <w:b/>
          <w:color w:val="000000"/>
          <w:sz w:val="36"/>
          <w:szCs w:val="36"/>
        </w:rPr>
        <w:t xml:space="preserve"> Fees</w:t>
      </w:r>
    </w:p>
    <w:p w14:paraId="6160F30B" w14:textId="77777777" w:rsidR="00363667" w:rsidRDefault="00363667" w:rsidP="00B21928">
      <w:pPr>
        <w:rPr>
          <w:rFonts w:asciiTheme="minorHAnsi" w:eastAsiaTheme="minorEastAsia" w:hAnsiTheme="minorHAnsi" w:cstheme="minorHAnsi"/>
          <w:b/>
          <w:color w:val="000000"/>
          <w:sz w:val="36"/>
          <w:szCs w:val="36"/>
        </w:rPr>
      </w:pPr>
    </w:p>
    <w:p w14:paraId="2827CC5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 xml:space="preserve">In order to meet the operations goals for the new center and maintain a balanced budget we will be changing the hourly rates over the next few years. A summary of the rates across the next five years is below. </w:t>
      </w:r>
    </w:p>
    <w:p w14:paraId="19D73000" w14:textId="77777777" w:rsidR="00BD6741" w:rsidRPr="00BD6741" w:rsidRDefault="00BD6741" w:rsidP="00BD6741">
      <w:pPr>
        <w:rPr>
          <w:rFonts w:asciiTheme="minorHAnsi" w:eastAsiaTheme="minorEastAsia" w:hAnsiTheme="minorHAnsi" w:cstheme="minorHAnsi"/>
          <w:color w:val="00000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22"/>
        <w:gridCol w:w="1584"/>
        <w:gridCol w:w="1584"/>
        <w:gridCol w:w="1584"/>
        <w:gridCol w:w="1584"/>
        <w:gridCol w:w="1584"/>
      </w:tblGrid>
      <w:tr w:rsidR="00BD6741" w:rsidRPr="00BD6741" w14:paraId="52B5DD72"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593648" w14:textId="77777777" w:rsidR="00BD6741" w:rsidRPr="00BD6741" w:rsidRDefault="00BD6741" w:rsidP="00BD6741">
            <w:pPr>
              <w:rPr>
                <w:rFonts w:asciiTheme="minorHAnsi" w:eastAsiaTheme="minorEastAsia" w:hAnsiTheme="minorHAnsi" w:cstheme="minorHAnsi"/>
                <w:color w:val="000000"/>
              </w:rPr>
            </w:pP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845088"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FY19</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124C4C"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05BFBF"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FY21</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99EECE"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FY22</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6B4EAA"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FY23</w:t>
            </w:r>
          </w:p>
        </w:tc>
      </w:tr>
      <w:tr w:rsidR="00BD6741" w:rsidRPr="00BD6741" w14:paraId="0059FB1F"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FD4AD6"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Direct costs</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2CC737"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$460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349CB"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$495</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92CF2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$530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2211C7"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$540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0D220"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$550</w:t>
            </w:r>
          </w:p>
        </w:tc>
      </w:tr>
      <w:tr w:rsidR="00BD6741" w:rsidRPr="00BD6741" w14:paraId="5D5F2A0B"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0375D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Total costs</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CC2E3D"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$580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16DBC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$624</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F9D920"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$668</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0B822E"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$680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8E0B9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$693</w:t>
            </w:r>
          </w:p>
        </w:tc>
      </w:tr>
    </w:tbl>
    <w:p w14:paraId="26DCDCD0" w14:textId="77777777" w:rsidR="00BD6741" w:rsidRPr="00BD6741" w:rsidRDefault="00BD6741" w:rsidP="00BD6741">
      <w:pPr>
        <w:rPr>
          <w:rFonts w:asciiTheme="minorHAnsi" w:eastAsiaTheme="minorEastAsia" w:hAnsiTheme="minorHAnsi" w:cstheme="minorHAnsi"/>
          <w:color w:val="000000"/>
        </w:rPr>
      </w:pPr>
    </w:p>
    <w:p w14:paraId="020FD1DC"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 xml:space="preserve">These rates have been agreed to by a steering committee made up of six center users from both campuses. This structure is designed to meet our budget goals over the next five years, with a steady 2% increase per year beginning in fiscal year (FY) 2022. Importantly, both Pitt &amp; CMU have agreed to a partial </w:t>
      </w:r>
      <w:proofErr w:type="spellStart"/>
      <w:r w:rsidRPr="00BD6741">
        <w:rPr>
          <w:rFonts w:asciiTheme="minorHAnsi" w:eastAsiaTheme="minorEastAsia" w:hAnsiTheme="minorHAnsi" w:cstheme="minorHAnsi"/>
          <w:color w:val="000000"/>
        </w:rPr>
        <w:t>indirects</w:t>
      </w:r>
      <w:proofErr w:type="spellEnd"/>
      <w:r w:rsidRPr="00BD6741">
        <w:rPr>
          <w:rFonts w:asciiTheme="minorHAnsi" w:eastAsiaTheme="minorEastAsia" w:hAnsiTheme="minorHAnsi" w:cstheme="minorHAnsi"/>
          <w:color w:val="000000"/>
        </w:rPr>
        <w:t xml:space="preserve"> model, whereby only a 26% Administration charge will be applied to each billed hour as opposed to the full indirect rate. Thus the smaller difference between direct and total charges. For comparison, the current </w:t>
      </w:r>
      <w:r w:rsidRPr="00BD6741">
        <w:rPr>
          <w:rFonts w:asciiTheme="minorHAnsi" w:eastAsiaTheme="minorEastAsia" w:hAnsiTheme="minorHAnsi" w:cstheme="minorHAnsi"/>
          <w:color w:val="000000"/>
          <w:u w:val="single"/>
        </w:rPr>
        <w:t>total</w:t>
      </w:r>
      <w:r w:rsidRPr="00BD6741">
        <w:rPr>
          <w:rFonts w:asciiTheme="minorHAnsi" w:eastAsiaTheme="minorEastAsia" w:hAnsiTheme="minorHAnsi" w:cstheme="minorHAnsi"/>
          <w:color w:val="000000"/>
        </w:rPr>
        <w:t xml:space="preserve"> charges for SIBR hours is $500/hour when full </w:t>
      </w:r>
      <w:proofErr w:type="spellStart"/>
      <w:r w:rsidRPr="00BD6741">
        <w:rPr>
          <w:rFonts w:asciiTheme="minorHAnsi" w:eastAsiaTheme="minorEastAsia" w:hAnsiTheme="minorHAnsi" w:cstheme="minorHAnsi"/>
          <w:color w:val="000000"/>
        </w:rPr>
        <w:t>indirects</w:t>
      </w:r>
      <w:proofErr w:type="spellEnd"/>
      <w:r w:rsidRPr="00BD6741">
        <w:rPr>
          <w:rFonts w:asciiTheme="minorHAnsi" w:eastAsiaTheme="minorEastAsia" w:hAnsiTheme="minorHAnsi" w:cstheme="minorHAnsi"/>
          <w:color w:val="000000"/>
        </w:rPr>
        <w:t xml:space="preserve"> are applied. </w:t>
      </w:r>
    </w:p>
    <w:p w14:paraId="33F2A48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br/>
        <w:t xml:space="preserve">The new rates for FY2019 take will effect as of August 1st, 2018 and will be the same for hours collected on </w:t>
      </w:r>
      <w:r w:rsidRPr="00BD6741">
        <w:rPr>
          <w:rFonts w:asciiTheme="minorHAnsi" w:eastAsiaTheme="minorEastAsia" w:hAnsiTheme="minorHAnsi" w:cstheme="minorHAnsi"/>
          <w:b/>
          <w:bCs/>
          <w:color w:val="000000"/>
        </w:rPr>
        <w:t>both</w:t>
      </w:r>
      <w:r w:rsidRPr="00BD6741">
        <w:rPr>
          <w:rFonts w:asciiTheme="minorHAnsi" w:eastAsiaTheme="minorEastAsia" w:hAnsiTheme="minorHAnsi" w:cstheme="minorHAnsi"/>
          <w:color w:val="000000"/>
        </w:rPr>
        <w:t xml:space="preserve"> the (new) Prisma and (current) </w:t>
      </w:r>
      <w:proofErr w:type="spellStart"/>
      <w:r w:rsidRPr="00BD6741">
        <w:rPr>
          <w:rFonts w:asciiTheme="minorHAnsi" w:eastAsiaTheme="minorEastAsia" w:hAnsiTheme="minorHAnsi" w:cstheme="minorHAnsi"/>
          <w:color w:val="000000"/>
        </w:rPr>
        <w:t>Verio</w:t>
      </w:r>
      <w:proofErr w:type="spellEnd"/>
      <w:r w:rsidRPr="00BD6741">
        <w:rPr>
          <w:rFonts w:asciiTheme="minorHAnsi" w:eastAsiaTheme="minorEastAsia" w:hAnsiTheme="minorHAnsi" w:cstheme="minorHAnsi"/>
          <w:color w:val="000000"/>
        </w:rPr>
        <w:t xml:space="preserve"> systems.</w:t>
      </w:r>
    </w:p>
    <w:p w14:paraId="4A1F79B0" w14:textId="5B6FE722" w:rsidR="000D48CE" w:rsidRDefault="000D48CE" w:rsidP="00B21928">
      <w:pPr>
        <w:rPr>
          <w:rFonts w:asciiTheme="minorHAnsi" w:eastAsiaTheme="minorEastAsia" w:hAnsiTheme="minorHAnsi" w:cstheme="minorHAnsi"/>
          <w:color w:val="000000"/>
        </w:rPr>
      </w:pPr>
    </w:p>
    <w:p w14:paraId="6F02DFF6" w14:textId="0C3154F2" w:rsidR="000D48CE" w:rsidRDefault="000D48CE">
      <w:pPr>
        <w:rPr>
          <w:rFonts w:asciiTheme="minorHAnsi" w:eastAsiaTheme="minorEastAsia" w:hAnsiTheme="minorHAnsi" w:cstheme="minorHAnsi"/>
          <w:color w:val="000000"/>
        </w:rPr>
      </w:pPr>
    </w:p>
    <w:sectPr w:rsidR="000D48CE" w:rsidSect="00B1571F">
      <w:footerReference w:type="default" r:id="rId52"/>
      <w:pgSz w:w="12240" w:h="15840"/>
      <w:pgMar w:top="1296" w:right="1296" w:bottom="1296" w:left="1296" w:header="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D8CEC" w14:textId="77777777" w:rsidR="00DB667D" w:rsidRDefault="00DB667D">
      <w:r>
        <w:separator/>
      </w:r>
    </w:p>
  </w:endnote>
  <w:endnote w:type="continuationSeparator" w:id="0">
    <w:p w14:paraId="38A0725E" w14:textId="77777777" w:rsidR="00DB667D" w:rsidRDefault="00DB6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KPRWBH+Arial-BoldMT">
    <w:altName w:val="Cambria"/>
    <w:panose1 w:val="020B06040202020202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D8046" w14:textId="5C81D78F" w:rsidR="00DF0A1D" w:rsidRDefault="00DF0A1D">
    <w:pPr>
      <w:pStyle w:val="Footer"/>
      <w:jc w:val="right"/>
    </w:pPr>
    <w:r>
      <w:rPr>
        <w:rFonts w:asciiTheme="minorHAnsi" w:hAnsiTheme="minorHAnsi" w:cstheme="minorHAnsi"/>
      </w:rPr>
      <w:t>BRIDGE Center Manual – v1.</w:t>
    </w:r>
    <w:del w:id="531" w:author="John Pyles" w:date="2018-12-11T23:59:00Z">
      <w:r w:rsidDel="009A1D45">
        <w:rPr>
          <w:rFonts w:asciiTheme="minorHAnsi" w:hAnsiTheme="minorHAnsi" w:cstheme="minorHAnsi"/>
        </w:rPr>
        <w:delText>1</w:delText>
      </w:r>
    </w:del>
    <w:ins w:id="532" w:author="John Pyles" w:date="2018-12-11T23:59:00Z">
      <w:r>
        <w:rPr>
          <w:rFonts w:asciiTheme="minorHAnsi" w:hAnsiTheme="minorHAnsi" w:cstheme="minorHAnsi"/>
        </w:rPr>
        <w:t>2</w:t>
      </w:r>
    </w:ins>
    <w:r>
      <w:rPr>
        <w:rFonts w:asciiTheme="minorHAnsi" w:hAnsiTheme="minorHAnsi" w:cstheme="minorHAnsi"/>
      </w:rPr>
      <w:t xml:space="preserve"> (1</w:t>
    </w:r>
    <w:ins w:id="533" w:author="John Pyles" w:date="2018-12-11T23:59:00Z">
      <w:r>
        <w:rPr>
          <w:rFonts w:asciiTheme="minorHAnsi" w:hAnsiTheme="minorHAnsi" w:cstheme="minorHAnsi"/>
        </w:rPr>
        <w:t>2</w:t>
      </w:r>
    </w:ins>
    <w:del w:id="534" w:author="John Pyles" w:date="2018-12-11T23:59:00Z">
      <w:r w:rsidDel="009A1D45">
        <w:rPr>
          <w:rFonts w:asciiTheme="minorHAnsi" w:hAnsiTheme="minorHAnsi" w:cstheme="minorHAnsi"/>
        </w:rPr>
        <w:delText>1</w:delText>
      </w:r>
    </w:del>
    <w:r>
      <w:rPr>
        <w:rFonts w:asciiTheme="minorHAnsi" w:hAnsiTheme="minorHAnsi" w:cstheme="minorHAnsi"/>
      </w:rPr>
      <w:t>/</w:t>
    </w:r>
    <w:ins w:id="535" w:author="John Pyles" w:date="2018-12-11T23:59:00Z">
      <w:r>
        <w:rPr>
          <w:rFonts w:asciiTheme="minorHAnsi" w:hAnsiTheme="minorHAnsi" w:cstheme="minorHAnsi"/>
        </w:rPr>
        <w:t>11</w:t>
      </w:r>
    </w:ins>
    <w:del w:id="536" w:author="John Pyles" w:date="2018-12-11T23:59:00Z">
      <w:r w:rsidDel="009A1D45">
        <w:rPr>
          <w:rFonts w:asciiTheme="minorHAnsi" w:hAnsiTheme="minorHAnsi" w:cstheme="minorHAnsi"/>
        </w:rPr>
        <w:delText>19</w:delText>
      </w:r>
    </w:del>
    <w:r>
      <w:rPr>
        <w:rFonts w:asciiTheme="minorHAnsi" w:hAnsiTheme="minorHAnsi" w:cstheme="minorHAnsi"/>
      </w:rPr>
      <w:t>/18)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fldChar w:fldCharType="begin"/>
    </w:r>
    <w:r>
      <w:rPr>
        <w:rFonts w:ascii="Calibri" w:hAnsi="Calibri" w:cs="Calibri"/>
      </w:rPr>
      <w:instrText>PAGE</w:instrText>
    </w:r>
    <w:r>
      <w:rPr>
        <w:rFonts w:ascii="Calibri" w:hAnsi="Calibri" w:cs="Calibri"/>
      </w:rPr>
      <w:fldChar w:fldCharType="separate"/>
    </w:r>
    <w:r>
      <w:rPr>
        <w:rFonts w:ascii="Calibri" w:hAnsi="Calibri" w:cs="Calibri"/>
        <w:noProof/>
      </w:rPr>
      <w:t>1</w:t>
    </w:r>
    <w:r>
      <w:rPr>
        <w:rFonts w:ascii="Calibri" w:hAnsi="Calibri" w:cs="Calibri"/>
      </w:rPr>
      <w:fldChar w:fldCharType="end"/>
    </w:r>
  </w:p>
  <w:p w14:paraId="725EDF22" w14:textId="77777777" w:rsidR="00DF0A1D" w:rsidRDefault="00DF0A1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3548F" w14:textId="77777777" w:rsidR="00DB667D" w:rsidRDefault="00DB667D">
      <w:r>
        <w:separator/>
      </w:r>
    </w:p>
  </w:footnote>
  <w:footnote w:type="continuationSeparator" w:id="0">
    <w:p w14:paraId="46534F37" w14:textId="77777777" w:rsidR="00DB667D" w:rsidRDefault="00DB6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0DF8"/>
    <w:multiLevelType w:val="multilevel"/>
    <w:tmpl w:val="295ACC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2BE5F4F"/>
    <w:multiLevelType w:val="multilevel"/>
    <w:tmpl w:val="29E6D1C6"/>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39234CF"/>
    <w:multiLevelType w:val="multilevel"/>
    <w:tmpl w:val="54B4D878"/>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B0B6590"/>
    <w:multiLevelType w:val="multilevel"/>
    <w:tmpl w:val="2206C0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EFC1319"/>
    <w:multiLevelType w:val="multilevel"/>
    <w:tmpl w:val="D91A4402"/>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11592B24"/>
    <w:multiLevelType w:val="multilevel"/>
    <w:tmpl w:val="A10489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1A643B3"/>
    <w:multiLevelType w:val="hybridMultilevel"/>
    <w:tmpl w:val="CFD0F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26955"/>
    <w:multiLevelType w:val="multilevel"/>
    <w:tmpl w:val="5900E848"/>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63E7805"/>
    <w:multiLevelType w:val="multilevel"/>
    <w:tmpl w:val="794E06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6CC51B1"/>
    <w:multiLevelType w:val="multilevel"/>
    <w:tmpl w:val="61AED0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88E22E6"/>
    <w:multiLevelType w:val="multilevel"/>
    <w:tmpl w:val="F3BE625C"/>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E60109"/>
    <w:multiLevelType w:val="multilevel"/>
    <w:tmpl w:val="DCBCA0AE"/>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C2A2F47"/>
    <w:multiLevelType w:val="multilevel"/>
    <w:tmpl w:val="C51A2994"/>
    <w:lvl w:ilvl="0">
      <w:start w:val="206"/>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C814A12"/>
    <w:multiLevelType w:val="multilevel"/>
    <w:tmpl w:val="C4D4B2B8"/>
    <w:lvl w:ilvl="0">
      <w:start w:val="1"/>
      <w:numFmt w:val="bullet"/>
      <w:lvlText w:val=""/>
      <w:lvlJc w:val="left"/>
      <w:pPr>
        <w:ind w:left="720" w:hanging="360"/>
      </w:pPr>
      <w:rPr>
        <w:rFonts w:ascii="Symbol" w:hAnsi="Symbol" w:cs="Symbol" w:hint="default"/>
        <w:color w:val="auto"/>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0F76769"/>
    <w:multiLevelType w:val="multilevel"/>
    <w:tmpl w:val="04E62C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3CE5751"/>
    <w:multiLevelType w:val="multilevel"/>
    <w:tmpl w:val="06FEA4B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52C4BE2"/>
    <w:multiLevelType w:val="multilevel"/>
    <w:tmpl w:val="E3C8F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8883487"/>
    <w:multiLevelType w:val="multilevel"/>
    <w:tmpl w:val="C9C87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28AC0A19"/>
    <w:multiLevelType w:val="multilevel"/>
    <w:tmpl w:val="269ED1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8E04394"/>
    <w:multiLevelType w:val="hybridMultilevel"/>
    <w:tmpl w:val="E42A9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7772AC"/>
    <w:multiLevelType w:val="multilevel"/>
    <w:tmpl w:val="19AA14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298B756A"/>
    <w:multiLevelType w:val="multilevel"/>
    <w:tmpl w:val="46660EE4"/>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29F12A88"/>
    <w:multiLevelType w:val="multilevel"/>
    <w:tmpl w:val="46660EE4"/>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2AA526DD"/>
    <w:multiLevelType w:val="multilevel"/>
    <w:tmpl w:val="6B0AE682"/>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2EAA6BEA"/>
    <w:multiLevelType w:val="multilevel"/>
    <w:tmpl w:val="79D09E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3795A8C"/>
    <w:multiLevelType w:val="multilevel"/>
    <w:tmpl w:val="E1365A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338B1990"/>
    <w:multiLevelType w:val="multilevel"/>
    <w:tmpl w:val="A394FF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784036B"/>
    <w:multiLevelType w:val="multilevel"/>
    <w:tmpl w:val="A940921C"/>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8555B9B"/>
    <w:multiLevelType w:val="multilevel"/>
    <w:tmpl w:val="056091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8F67E93"/>
    <w:multiLevelType w:val="multilevel"/>
    <w:tmpl w:val="5CDA8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ECB31C0"/>
    <w:multiLevelType w:val="multilevel"/>
    <w:tmpl w:val="9DA08C9A"/>
    <w:lvl w:ilvl="0">
      <w:start w:val="1"/>
      <w:numFmt w:val="upperRoman"/>
      <w:lvlText w:val="%1."/>
      <w:lvlJc w:val="right"/>
      <w:pPr>
        <w:ind w:left="720" w:hanging="360"/>
      </w:pPr>
      <w:rPr>
        <w:b/>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15:restartNumberingAfterBreak="0">
    <w:nsid w:val="40C03D83"/>
    <w:multiLevelType w:val="multilevel"/>
    <w:tmpl w:val="14D453A8"/>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0F116CA"/>
    <w:multiLevelType w:val="multilevel"/>
    <w:tmpl w:val="DF788884"/>
    <w:lvl w:ilvl="0">
      <w:start w:val="1"/>
      <w:numFmt w:val="bullet"/>
      <w:lvlText w:val=""/>
      <w:lvlJc w:val="left"/>
      <w:pPr>
        <w:tabs>
          <w:tab w:val="num" w:pos="720"/>
        </w:tabs>
        <w:ind w:left="720" w:hanging="360"/>
      </w:pPr>
      <w:rPr>
        <w:rFonts w:ascii="Symbol" w:hAnsi="Symbol" w:cs="Symbol" w:hint="default"/>
        <w:color w:val="000000"/>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3" w15:restartNumberingAfterBreak="0">
    <w:nsid w:val="417619C1"/>
    <w:multiLevelType w:val="multilevel"/>
    <w:tmpl w:val="64BC03F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435251DA"/>
    <w:multiLevelType w:val="multilevel"/>
    <w:tmpl w:val="CFEABDD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6D64466"/>
    <w:multiLevelType w:val="multilevel"/>
    <w:tmpl w:val="746A7FEC"/>
    <w:lvl w:ilvl="0">
      <w:start w:val="1"/>
      <w:numFmt w:val="decimal"/>
      <w:lvlText w:val="%1."/>
      <w:lvlJc w:val="left"/>
      <w:pPr>
        <w:ind w:left="720" w:hanging="360"/>
      </w:pPr>
      <w:rPr>
        <w:b/>
        <w:sz w:val="24"/>
        <w:szCs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15:restartNumberingAfterBreak="0">
    <w:nsid w:val="47234F8F"/>
    <w:multiLevelType w:val="multilevel"/>
    <w:tmpl w:val="D1C40D86"/>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8B92150"/>
    <w:multiLevelType w:val="multilevel"/>
    <w:tmpl w:val="76D0A0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49FB7303"/>
    <w:multiLevelType w:val="multilevel"/>
    <w:tmpl w:val="CD64F7AA"/>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CB033F1"/>
    <w:multiLevelType w:val="multilevel"/>
    <w:tmpl w:val="DEDC2168"/>
    <w:lvl w:ilvl="0">
      <w:start w:val="1"/>
      <w:numFmt w:val="bullet"/>
      <w:lvlText w:val=""/>
      <w:lvlJc w:val="left"/>
      <w:pPr>
        <w:ind w:left="720" w:hanging="360"/>
      </w:pPr>
      <w:rPr>
        <w:rFonts w:ascii="Symbol" w:hAnsi="Symbol" w:cs="Symbol" w:hint="default"/>
        <w:b/>
        <w:color w:val="auto"/>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0" w15:restartNumberingAfterBreak="0">
    <w:nsid w:val="4DE81361"/>
    <w:multiLevelType w:val="multilevel"/>
    <w:tmpl w:val="29B43DB8"/>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15:restartNumberingAfterBreak="0">
    <w:nsid w:val="4E281BB9"/>
    <w:multiLevelType w:val="multilevel"/>
    <w:tmpl w:val="9E3E2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E4040F3"/>
    <w:multiLevelType w:val="multilevel"/>
    <w:tmpl w:val="D2A2127C"/>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4E5D166F"/>
    <w:multiLevelType w:val="multilevel"/>
    <w:tmpl w:val="E33063D6"/>
    <w:lvl w:ilvl="0">
      <w:start w:val="1"/>
      <w:numFmt w:val="decimal"/>
      <w:lvlText w:val="%1."/>
      <w:lvlJc w:val="left"/>
      <w:pPr>
        <w:ind w:left="720" w:hanging="360"/>
      </w:pPr>
      <w:rPr>
        <w:rFonts w:asciiTheme="minorHAnsi" w:hAnsiTheme="minorHAnsi"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F496EE7"/>
    <w:multiLevelType w:val="hybridMultilevel"/>
    <w:tmpl w:val="B87C1C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F6B7A3F"/>
    <w:multiLevelType w:val="hybridMultilevel"/>
    <w:tmpl w:val="E42A9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E504B1"/>
    <w:multiLevelType w:val="multilevel"/>
    <w:tmpl w:val="2FDC97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542556C8"/>
    <w:multiLevelType w:val="multilevel"/>
    <w:tmpl w:val="E8FA3ECE"/>
    <w:lvl w:ilvl="0">
      <w:start w:val="1"/>
      <w:numFmt w:val="bullet"/>
      <w:lvlText w:val="o"/>
      <w:lvlJc w:val="left"/>
      <w:pPr>
        <w:tabs>
          <w:tab w:val="num" w:pos="720"/>
        </w:tabs>
        <w:ind w:left="720" w:hanging="360"/>
      </w:pPr>
      <w:rPr>
        <w:rFonts w:ascii="Courier New" w:hAnsi="Courier New" w:cs="Courier New"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15:restartNumberingAfterBreak="0">
    <w:nsid w:val="547E369D"/>
    <w:multiLevelType w:val="multilevel"/>
    <w:tmpl w:val="D72E9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6473286"/>
    <w:multiLevelType w:val="multilevel"/>
    <w:tmpl w:val="EC04D5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593B6946"/>
    <w:multiLevelType w:val="multilevel"/>
    <w:tmpl w:val="C644AC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5BFA5EC9"/>
    <w:multiLevelType w:val="multilevel"/>
    <w:tmpl w:val="0EC88D1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2" w15:restartNumberingAfterBreak="0">
    <w:nsid w:val="5C0505EB"/>
    <w:multiLevelType w:val="multilevel"/>
    <w:tmpl w:val="8AF6687E"/>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5C805711"/>
    <w:multiLevelType w:val="multilevel"/>
    <w:tmpl w:val="E4F4197E"/>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5CAC773C"/>
    <w:multiLevelType w:val="hybridMultilevel"/>
    <w:tmpl w:val="FC98EF3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D8E5284"/>
    <w:multiLevelType w:val="multilevel"/>
    <w:tmpl w:val="B4D86A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5DB95EDC"/>
    <w:multiLevelType w:val="hybridMultilevel"/>
    <w:tmpl w:val="E42A9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155A50"/>
    <w:multiLevelType w:val="multilevel"/>
    <w:tmpl w:val="10B413B0"/>
    <w:lvl w:ilvl="0">
      <w:start w:val="1"/>
      <w:numFmt w:val="decimal"/>
      <w:lvlText w:val="%1."/>
      <w:lvlJc w:val="left"/>
      <w:pPr>
        <w:ind w:left="720" w:hanging="360"/>
      </w:pPr>
      <w:rPr>
        <w:b/>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15:restartNumberingAfterBreak="0">
    <w:nsid w:val="635C187B"/>
    <w:multiLevelType w:val="multilevel"/>
    <w:tmpl w:val="CB18CE8A"/>
    <w:lvl w:ilvl="0">
      <w:start w:val="1"/>
      <w:numFmt w:val="decimal"/>
      <w:lvlText w:val="%1."/>
      <w:lvlJc w:val="left"/>
      <w:pPr>
        <w:tabs>
          <w:tab w:val="num" w:pos="360"/>
        </w:tabs>
        <w:ind w:left="360" w:hanging="360"/>
      </w:pPr>
      <w:rPr>
        <w:rFonts w:asciiTheme="minorHAnsi" w:hAnsiTheme="minorHAnsi" w:hint="default"/>
        <w:b/>
      </w:rPr>
    </w:lvl>
    <w:lvl w:ilvl="1">
      <w:start w:val="1"/>
      <w:numFmt w:val="bullet"/>
      <w:lvlText w:val=""/>
      <w:lvlJc w:val="left"/>
      <w:pPr>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9" w15:restartNumberingAfterBreak="0">
    <w:nsid w:val="63C11D98"/>
    <w:multiLevelType w:val="multilevel"/>
    <w:tmpl w:val="2ECCA608"/>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15:restartNumberingAfterBreak="0">
    <w:nsid w:val="640601B0"/>
    <w:multiLevelType w:val="hybridMultilevel"/>
    <w:tmpl w:val="B9605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58E3417"/>
    <w:multiLevelType w:val="multilevel"/>
    <w:tmpl w:val="093C86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67881174"/>
    <w:multiLevelType w:val="multilevel"/>
    <w:tmpl w:val="9F5E5266"/>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15:restartNumberingAfterBreak="0">
    <w:nsid w:val="67916C9A"/>
    <w:multiLevelType w:val="hybridMultilevel"/>
    <w:tmpl w:val="CE3688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D5C1FCB"/>
    <w:multiLevelType w:val="hybridMultilevel"/>
    <w:tmpl w:val="C3426DC0"/>
    <w:lvl w:ilvl="0" w:tplc="9336265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E8123C3"/>
    <w:multiLevelType w:val="multilevel"/>
    <w:tmpl w:val="2ED896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6E994181"/>
    <w:multiLevelType w:val="multilevel"/>
    <w:tmpl w:val="4CE671F0"/>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15:restartNumberingAfterBreak="0">
    <w:nsid w:val="70716601"/>
    <w:multiLevelType w:val="multilevel"/>
    <w:tmpl w:val="0CF6999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8" w15:restartNumberingAfterBreak="0">
    <w:nsid w:val="73041EB3"/>
    <w:multiLevelType w:val="hybridMultilevel"/>
    <w:tmpl w:val="C5C80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B63BCC"/>
    <w:multiLevelType w:val="multilevel"/>
    <w:tmpl w:val="653AB9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15:restartNumberingAfterBreak="0">
    <w:nsid w:val="783D7DF0"/>
    <w:multiLevelType w:val="multilevel"/>
    <w:tmpl w:val="717644BE"/>
    <w:lvl w:ilvl="0">
      <w:start w:val="1"/>
      <w:numFmt w:val="decimal"/>
      <w:lvlText w:val="%1."/>
      <w:lvlJc w:val="left"/>
      <w:pPr>
        <w:ind w:left="740" w:hanging="360"/>
      </w:pPr>
    </w:lvl>
    <w:lvl w:ilvl="1">
      <w:start w:val="1"/>
      <w:numFmt w:val="lowerLetter"/>
      <w:lvlText w:val="%2."/>
      <w:lvlJc w:val="left"/>
      <w:pPr>
        <w:ind w:left="1460" w:hanging="360"/>
      </w:pPr>
    </w:lvl>
    <w:lvl w:ilvl="2">
      <w:start w:val="1"/>
      <w:numFmt w:val="lowerRoman"/>
      <w:lvlText w:val="%3."/>
      <w:lvlJc w:val="right"/>
      <w:pPr>
        <w:ind w:left="2180" w:hanging="180"/>
      </w:pPr>
    </w:lvl>
    <w:lvl w:ilvl="3">
      <w:start w:val="1"/>
      <w:numFmt w:val="decimal"/>
      <w:lvlText w:val="%4."/>
      <w:lvlJc w:val="left"/>
      <w:pPr>
        <w:ind w:left="2900" w:hanging="360"/>
      </w:pPr>
    </w:lvl>
    <w:lvl w:ilvl="4">
      <w:start w:val="1"/>
      <w:numFmt w:val="lowerLetter"/>
      <w:lvlText w:val="%5."/>
      <w:lvlJc w:val="left"/>
      <w:pPr>
        <w:ind w:left="3620" w:hanging="360"/>
      </w:pPr>
    </w:lvl>
    <w:lvl w:ilvl="5">
      <w:start w:val="1"/>
      <w:numFmt w:val="lowerRoman"/>
      <w:lvlText w:val="%6."/>
      <w:lvlJc w:val="right"/>
      <w:pPr>
        <w:ind w:left="4340" w:hanging="180"/>
      </w:pPr>
    </w:lvl>
    <w:lvl w:ilvl="6">
      <w:start w:val="1"/>
      <w:numFmt w:val="decimal"/>
      <w:lvlText w:val="%7."/>
      <w:lvlJc w:val="left"/>
      <w:pPr>
        <w:ind w:left="5060" w:hanging="360"/>
      </w:pPr>
    </w:lvl>
    <w:lvl w:ilvl="7">
      <w:start w:val="1"/>
      <w:numFmt w:val="lowerLetter"/>
      <w:lvlText w:val="%8."/>
      <w:lvlJc w:val="left"/>
      <w:pPr>
        <w:ind w:left="5780" w:hanging="360"/>
      </w:pPr>
    </w:lvl>
    <w:lvl w:ilvl="8">
      <w:start w:val="1"/>
      <w:numFmt w:val="lowerRoman"/>
      <w:lvlText w:val="%9."/>
      <w:lvlJc w:val="right"/>
      <w:pPr>
        <w:ind w:left="6500" w:hanging="180"/>
      </w:pPr>
    </w:lvl>
  </w:abstractNum>
  <w:abstractNum w:abstractNumId="71" w15:restartNumberingAfterBreak="0">
    <w:nsid w:val="78FA534F"/>
    <w:multiLevelType w:val="multilevel"/>
    <w:tmpl w:val="668467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2" w15:restartNumberingAfterBreak="0">
    <w:nsid w:val="79D950D6"/>
    <w:multiLevelType w:val="multilevel"/>
    <w:tmpl w:val="C17402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15:restartNumberingAfterBreak="0">
    <w:nsid w:val="7A7646FC"/>
    <w:multiLevelType w:val="multilevel"/>
    <w:tmpl w:val="E014F8B2"/>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4" w15:restartNumberingAfterBreak="0">
    <w:nsid w:val="7B054030"/>
    <w:multiLevelType w:val="multilevel"/>
    <w:tmpl w:val="E33063D6"/>
    <w:lvl w:ilvl="0">
      <w:start w:val="1"/>
      <w:numFmt w:val="decimal"/>
      <w:lvlText w:val="%1."/>
      <w:lvlJc w:val="left"/>
      <w:pPr>
        <w:ind w:left="720" w:hanging="360"/>
      </w:pPr>
      <w:rPr>
        <w:rFonts w:asciiTheme="minorHAnsi" w:hAnsiTheme="minorHAnsi"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7B8F6B91"/>
    <w:multiLevelType w:val="multilevel"/>
    <w:tmpl w:val="ABC05E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15:restartNumberingAfterBreak="0">
    <w:nsid w:val="7F4D1057"/>
    <w:multiLevelType w:val="hybridMultilevel"/>
    <w:tmpl w:val="83548FFA"/>
    <w:lvl w:ilvl="0" w:tplc="E8B06FC2">
      <w:start w:val="1"/>
      <w:numFmt w:val="upperLetter"/>
      <w:lvlText w:val="%1."/>
      <w:lvlJc w:val="left"/>
      <w:pPr>
        <w:ind w:left="720" w:hanging="360"/>
      </w:pPr>
      <w:rPr>
        <w:rFonts w:eastAsia="Times New Roman"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3"/>
  </w:num>
  <w:num w:numId="3">
    <w:abstractNumId w:val="55"/>
  </w:num>
  <w:num w:numId="4">
    <w:abstractNumId w:val="49"/>
  </w:num>
  <w:num w:numId="5">
    <w:abstractNumId w:val="9"/>
  </w:num>
  <w:num w:numId="6">
    <w:abstractNumId w:val="75"/>
  </w:num>
  <w:num w:numId="7">
    <w:abstractNumId w:val="58"/>
  </w:num>
  <w:num w:numId="8">
    <w:abstractNumId w:val="23"/>
  </w:num>
  <w:num w:numId="9">
    <w:abstractNumId w:val="40"/>
  </w:num>
  <w:num w:numId="10">
    <w:abstractNumId w:val="4"/>
  </w:num>
  <w:num w:numId="11">
    <w:abstractNumId w:val="30"/>
  </w:num>
  <w:num w:numId="12">
    <w:abstractNumId w:val="35"/>
  </w:num>
  <w:num w:numId="13">
    <w:abstractNumId w:val="69"/>
  </w:num>
  <w:num w:numId="14">
    <w:abstractNumId w:val="73"/>
  </w:num>
  <w:num w:numId="15">
    <w:abstractNumId w:val="36"/>
  </w:num>
  <w:num w:numId="16">
    <w:abstractNumId w:val="16"/>
  </w:num>
  <w:num w:numId="17">
    <w:abstractNumId w:val="20"/>
  </w:num>
  <w:num w:numId="18">
    <w:abstractNumId w:val="25"/>
  </w:num>
  <w:num w:numId="19">
    <w:abstractNumId w:val="8"/>
  </w:num>
  <w:num w:numId="20">
    <w:abstractNumId w:val="72"/>
  </w:num>
  <w:num w:numId="21">
    <w:abstractNumId w:val="37"/>
  </w:num>
  <w:num w:numId="22">
    <w:abstractNumId w:val="3"/>
  </w:num>
  <w:num w:numId="23">
    <w:abstractNumId w:val="14"/>
  </w:num>
  <w:num w:numId="24">
    <w:abstractNumId w:val="29"/>
  </w:num>
  <w:num w:numId="25">
    <w:abstractNumId w:val="21"/>
  </w:num>
  <w:num w:numId="26">
    <w:abstractNumId w:val="47"/>
  </w:num>
  <w:num w:numId="27">
    <w:abstractNumId w:val="57"/>
  </w:num>
  <w:num w:numId="28">
    <w:abstractNumId w:val="34"/>
  </w:num>
  <w:num w:numId="29">
    <w:abstractNumId w:val="51"/>
  </w:num>
  <w:num w:numId="30">
    <w:abstractNumId w:val="28"/>
  </w:num>
  <w:num w:numId="31">
    <w:abstractNumId w:val="32"/>
  </w:num>
  <w:num w:numId="32">
    <w:abstractNumId w:val="39"/>
  </w:num>
  <w:num w:numId="33">
    <w:abstractNumId w:val="71"/>
  </w:num>
  <w:num w:numId="34">
    <w:abstractNumId w:val="42"/>
  </w:num>
  <w:num w:numId="35">
    <w:abstractNumId w:val="38"/>
  </w:num>
  <w:num w:numId="36">
    <w:abstractNumId w:val="53"/>
  </w:num>
  <w:num w:numId="37">
    <w:abstractNumId w:val="11"/>
  </w:num>
  <w:num w:numId="38">
    <w:abstractNumId w:val="66"/>
  </w:num>
  <w:num w:numId="39">
    <w:abstractNumId w:val="46"/>
  </w:num>
  <w:num w:numId="40">
    <w:abstractNumId w:val="31"/>
  </w:num>
  <w:num w:numId="41">
    <w:abstractNumId w:val="67"/>
  </w:num>
  <w:num w:numId="42">
    <w:abstractNumId w:val="24"/>
  </w:num>
  <w:num w:numId="43">
    <w:abstractNumId w:val="18"/>
  </w:num>
  <w:num w:numId="44">
    <w:abstractNumId w:val="15"/>
  </w:num>
  <w:num w:numId="45">
    <w:abstractNumId w:val="13"/>
  </w:num>
  <w:num w:numId="46">
    <w:abstractNumId w:val="59"/>
  </w:num>
  <w:num w:numId="47">
    <w:abstractNumId w:val="1"/>
  </w:num>
  <w:num w:numId="48">
    <w:abstractNumId w:val="10"/>
  </w:num>
  <w:num w:numId="49">
    <w:abstractNumId w:val="62"/>
  </w:num>
  <w:num w:numId="50">
    <w:abstractNumId w:val="48"/>
  </w:num>
  <w:num w:numId="51">
    <w:abstractNumId w:val="26"/>
  </w:num>
  <w:num w:numId="52">
    <w:abstractNumId w:val="5"/>
  </w:num>
  <w:num w:numId="53">
    <w:abstractNumId w:val="61"/>
  </w:num>
  <w:num w:numId="54">
    <w:abstractNumId w:val="33"/>
  </w:num>
  <w:num w:numId="55">
    <w:abstractNumId w:val="50"/>
  </w:num>
  <w:num w:numId="56">
    <w:abstractNumId w:val="65"/>
  </w:num>
  <w:num w:numId="57">
    <w:abstractNumId w:val="0"/>
  </w:num>
  <w:num w:numId="58">
    <w:abstractNumId w:val="7"/>
  </w:num>
  <w:num w:numId="59">
    <w:abstractNumId w:val="41"/>
  </w:num>
  <w:num w:numId="60">
    <w:abstractNumId w:val="17"/>
  </w:num>
  <w:num w:numId="61">
    <w:abstractNumId w:val="27"/>
  </w:num>
  <w:num w:numId="62">
    <w:abstractNumId w:val="52"/>
  </w:num>
  <w:num w:numId="63">
    <w:abstractNumId w:val="2"/>
  </w:num>
  <w:num w:numId="64">
    <w:abstractNumId w:val="70"/>
  </w:num>
  <w:num w:numId="65">
    <w:abstractNumId w:val="76"/>
  </w:num>
  <w:num w:numId="66">
    <w:abstractNumId w:val="64"/>
  </w:num>
  <w:num w:numId="67">
    <w:abstractNumId w:val="6"/>
  </w:num>
  <w:num w:numId="68">
    <w:abstractNumId w:val="63"/>
  </w:num>
  <w:num w:numId="69">
    <w:abstractNumId w:val="22"/>
  </w:num>
  <w:num w:numId="70">
    <w:abstractNumId w:val="54"/>
  </w:num>
  <w:num w:numId="71">
    <w:abstractNumId w:val="56"/>
  </w:num>
  <w:num w:numId="72">
    <w:abstractNumId w:val="74"/>
  </w:num>
  <w:num w:numId="73">
    <w:abstractNumId w:val="19"/>
  </w:num>
  <w:num w:numId="74">
    <w:abstractNumId w:val="45"/>
  </w:num>
  <w:num w:numId="75">
    <w:abstractNumId w:val="68"/>
  </w:num>
  <w:num w:numId="76">
    <w:abstractNumId w:val="44"/>
  </w:num>
  <w:num w:numId="77">
    <w:abstractNumId w:val="60"/>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Pyles">
    <w15:presenceInfo w15:providerId="None" w15:userId="John Py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B1"/>
    <w:rsid w:val="00001A9F"/>
    <w:rsid w:val="00016A60"/>
    <w:rsid w:val="00027B14"/>
    <w:rsid w:val="00062376"/>
    <w:rsid w:val="00064505"/>
    <w:rsid w:val="00083EB3"/>
    <w:rsid w:val="000A326A"/>
    <w:rsid w:val="000C3FB3"/>
    <w:rsid w:val="000D48CE"/>
    <w:rsid w:val="000D5CE1"/>
    <w:rsid w:val="000E521E"/>
    <w:rsid w:val="001027E0"/>
    <w:rsid w:val="00112938"/>
    <w:rsid w:val="001277FA"/>
    <w:rsid w:val="00140589"/>
    <w:rsid w:val="001412B1"/>
    <w:rsid w:val="00157042"/>
    <w:rsid w:val="001662CF"/>
    <w:rsid w:val="001804DB"/>
    <w:rsid w:val="00182E06"/>
    <w:rsid w:val="00194471"/>
    <w:rsid w:val="001B092C"/>
    <w:rsid w:val="001D24A5"/>
    <w:rsid w:val="001D2DE4"/>
    <w:rsid w:val="002428C3"/>
    <w:rsid w:val="00244A9E"/>
    <w:rsid w:val="00255E2D"/>
    <w:rsid w:val="00263469"/>
    <w:rsid w:val="00265F19"/>
    <w:rsid w:val="00266015"/>
    <w:rsid w:val="00296C51"/>
    <w:rsid w:val="002A74F3"/>
    <w:rsid w:val="002E1866"/>
    <w:rsid w:val="002E533C"/>
    <w:rsid w:val="002F170E"/>
    <w:rsid w:val="00310466"/>
    <w:rsid w:val="00315026"/>
    <w:rsid w:val="00330002"/>
    <w:rsid w:val="00331F20"/>
    <w:rsid w:val="00335244"/>
    <w:rsid w:val="00353856"/>
    <w:rsid w:val="00355B76"/>
    <w:rsid w:val="00363667"/>
    <w:rsid w:val="00387726"/>
    <w:rsid w:val="00397F7E"/>
    <w:rsid w:val="003C35A9"/>
    <w:rsid w:val="003E197E"/>
    <w:rsid w:val="003E2F4D"/>
    <w:rsid w:val="003E777A"/>
    <w:rsid w:val="003E7D13"/>
    <w:rsid w:val="00421E06"/>
    <w:rsid w:val="0042747F"/>
    <w:rsid w:val="00441510"/>
    <w:rsid w:val="00444C02"/>
    <w:rsid w:val="0047739D"/>
    <w:rsid w:val="004943F1"/>
    <w:rsid w:val="004B3D77"/>
    <w:rsid w:val="004E7B0D"/>
    <w:rsid w:val="004F3DB9"/>
    <w:rsid w:val="00512EA3"/>
    <w:rsid w:val="00513A3C"/>
    <w:rsid w:val="00530A0B"/>
    <w:rsid w:val="00535FCB"/>
    <w:rsid w:val="00550D69"/>
    <w:rsid w:val="005531A6"/>
    <w:rsid w:val="005537E3"/>
    <w:rsid w:val="00567146"/>
    <w:rsid w:val="00575EE3"/>
    <w:rsid w:val="005776F7"/>
    <w:rsid w:val="00583845"/>
    <w:rsid w:val="005A0E3C"/>
    <w:rsid w:val="005C3E1F"/>
    <w:rsid w:val="005D77EB"/>
    <w:rsid w:val="005E148F"/>
    <w:rsid w:val="005E3C1C"/>
    <w:rsid w:val="005E40B5"/>
    <w:rsid w:val="005F307E"/>
    <w:rsid w:val="0060227C"/>
    <w:rsid w:val="00606D2B"/>
    <w:rsid w:val="00661F71"/>
    <w:rsid w:val="00663859"/>
    <w:rsid w:val="00672A09"/>
    <w:rsid w:val="006755D9"/>
    <w:rsid w:val="0068290B"/>
    <w:rsid w:val="00686CAE"/>
    <w:rsid w:val="006955B2"/>
    <w:rsid w:val="006A17A5"/>
    <w:rsid w:val="006F4EE1"/>
    <w:rsid w:val="006F5E08"/>
    <w:rsid w:val="007032FD"/>
    <w:rsid w:val="00717735"/>
    <w:rsid w:val="007466A3"/>
    <w:rsid w:val="007A2508"/>
    <w:rsid w:val="007B2AB1"/>
    <w:rsid w:val="007B6BA9"/>
    <w:rsid w:val="007B716D"/>
    <w:rsid w:val="007D55FB"/>
    <w:rsid w:val="007D692C"/>
    <w:rsid w:val="007E0550"/>
    <w:rsid w:val="007F2DE4"/>
    <w:rsid w:val="00801A31"/>
    <w:rsid w:val="00814533"/>
    <w:rsid w:val="0081523B"/>
    <w:rsid w:val="00856370"/>
    <w:rsid w:val="00884C40"/>
    <w:rsid w:val="008B0D9E"/>
    <w:rsid w:val="008D4842"/>
    <w:rsid w:val="008D6F06"/>
    <w:rsid w:val="008F42CE"/>
    <w:rsid w:val="00904DD9"/>
    <w:rsid w:val="0091282F"/>
    <w:rsid w:val="009451B1"/>
    <w:rsid w:val="00966407"/>
    <w:rsid w:val="009A1D45"/>
    <w:rsid w:val="009B3828"/>
    <w:rsid w:val="009B3AE0"/>
    <w:rsid w:val="009C7235"/>
    <w:rsid w:val="009C7F97"/>
    <w:rsid w:val="009F280E"/>
    <w:rsid w:val="00A00075"/>
    <w:rsid w:val="00A03BF9"/>
    <w:rsid w:val="00A20B62"/>
    <w:rsid w:val="00A25BA4"/>
    <w:rsid w:val="00A3255B"/>
    <w:rsid w:val="00A35A95"/>
    <w:rsid w:val="00A374BB"/>
    <w:rsid w:val="00A56A8E"/>
    <w:rsid w:val="00A86E67"/>
    <w:rsid w:val="00AA0609"/>
    <w:rsid w:val="00AB27D8"/>
    <w:rsid w:val="00AC3024"/>
    <w:rsid w:val="00AC770D"/>
    <w:rsid w:val="00AC7C8B"/>
    <w:rsid w:val="00B1571F"/>
    <w:rsid w:val="00B21928"/>
    <w:rsid w:val="00B56B41"/>
    <w:rsid w:val="00B6541D"/>
    <w:rsid w:val="00BA0E55"/>
    <w:rsid w:val="00BD6741"/>
    <w:rsid w:val="00BF481E"/>
    <w:rsid w:val="00C23683"/>
    <w:rsid w:val="00C820AE"/>
    <w:rsid w:val="00CE1AB4"/>
    <w:rsid w:val="00CE4365"/>
    <w:rsid w:val="00CE6751"/>
    <w:rsid w:val="00CF23BF"/>
    <w:rsid w:val="00D05C1F"/>
    <w:rsid w:val="00D115BD"/>
    <w:rsid w:val="00D141B3"/>
    <w:rsid w:val="00D31FAF"/>
    <w:rsid w:val="00D62ECC"/>
    <w:rsid w:val="00D65DA3"/>
    <w:rsid w:val="00D8195F"/>
    <w:rsid w:val="00D86B0A"/>
    <w:rsid w:val="00D94758"/>
    <w:rsid w:val="00D95995"/>
    <w:rsid w:val="00D97CFA"/>
    <w:rsid w:val="00DA33DF"/>
    <w:rsid w:val="00DB667D"/>
    <w:rsid w:val="00DC43FB"/>
    <w:rsid w:val="00DD2D06"/>
    <w:rsid w:val="00DF0A1D"/>
    <w:rsid w:val="00DF1584"/>
    <w:rsid w:val="00DF2FA2"/>
    <w:rsid w:val="00DF629E"/>
    <w:rsid w:val="00E16BAB"/>
    <w:rsid w:val="00E40F19"/>
    <w:rsid w:val="00E448A1"/>
    <w:rsid w:val="00E46B6D"/>
    <w:rsid w:val="00E50D50"/>
    <w:rsid w:val="00E72C41"/>
    <w:rsid w:val="00E84554"/>
    <w:rsid w:val="00E903AE"/>
    <w:rsid w:val="00EA67E0"/>
    <w:rsid w:val="00ED7A41"/>
    <w:rsid w:val="00EF68FA"/>
    <w:rsid w:val="00EF6DB1"/>
    <w:rsid w:val="00F2047C"/>
    <w:rsid w:val="00F91482"/>
    <w:rsid w:val="00FB6792"/>
    <w:rsid w:val="00FC6A91"/>
    <w:rsid w:val="00FD5782"/>
    <w:rsid w:val="00FF7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DC1307"/>
  <w15:docId w15:val="{EF922143-2632-A042-A5EB-7D29FBD7C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4C35"/>
    <w:rPr>
      <w:rFonts w:eastAsia="Times New Roman"/>
      <w:sz w:val="24"/>
      <w:szCs w:val="24"/>
    </w:rPr>
  </w:style>
  <w:style w:type="paragraph" w:styleId="Heading1">
    <w:name w:val="heading 1"/>
    <w:basedOn w:val="Normal"/>
    <w:next w:val="Normal"/>
    <w:qFormat/>
    <w:rsid w:val="007032FD"/>
    <w:pPr>
      <w:shd w:val="clear" w:color="auto" w:fill="FFFFFF"/>
      <w:spacing w:before="150" w:after="150"/>
      <w:outlineLvl w:val="0"/>
    </w:pPr>
    <w:rPr>
      <w:rFonts w:asciiTheme="minorHAnsi" w:hAnsiTheme="minorHAnsi" w:cstheme="minorHAnsi"/>
      <w:b/>
      <w:bCs/>
      <w:color w:val="333333"/>
      <w:spacing w:val="5"/>
      <w:sz w:val="36"/>
      <w:szCs w:val="36"/>
    </w:rPr>
  </w:style>
  <w:style w:type="paragraph" w:styleId="Heading2">
    <w:name w:val="heading 2"/>
    <w:basedOn w:val="Heading3"/>
    <w:next w:val="Normal"/>
    <w:link w:val="Heading2Char"/>
    <w:uiPriority w:val="9"/>
    <w:unhideWhenUsed/>
    <w:qFormat/>
    <w:rsid w:val="00D115BD"/>
    <w:pPr>
      <w:outlineLvl w:val="1"/>
    </w:pPr>
  </w:style>
  <w:style w:type="paragraph" w:styleId="Heading3">
    <w:name w:val="heading 3"/>
    <w:basedOn w:val="Normal"/>
    <w:next w:val="Normal"/>
    <w:qFormat/>
    <w:rsid w:val="007032FD"/>
    <w:pPr>
      <w:outlineLvl w:val="2"/>
    </w:pPr>
    <w:rPr>
      <w:rFonts w:asciiTheme="minorHAnsi" w:hAnsiTheme="minorHAnsi" w:cstheme="minorHAns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434FE4"/>
    <w:rPr>
      <w:color w:val="0000FF" w:themeColor="hyperlink"/>
      <w:u w:val="single"/>
    </w:rPr>
  </w:style>
  <w:style w:type="character" w:customStyle="1" w:styleId="EmailStyle271">
    <w:name w:val="EmailStyle271"/>
    <w:basedOn w:val="DefaultParagraphFont"/>
    <w:semiHidden/>
    <w:qFormat/>
    <w:rsid w:val="00052BB5"/>
    <w:rPr>
      <w:rFonts w:ascii="Arial" w:hAnsi="Arial" w:cs="Arial"/>
      <w:color w:val="auto"/>
      <w:sz w:val="20"/>
      <w:szCs w:val="20"/>
    </w:rPr>
  </w:style>
  <w:style w:type="character" w:styleId="CommentReference">
    <w:name w:val="annotation reference"/>
    <w:basedOn w:val="DefaultParagraphFont"/>
    <w:uiPriority w:val="99"/>
    <w:semiHidden/>
    <w:qFormat/>
    <w:rsid w:val="00AA46E4"/>
    <w:rPr>
      <w:sz w:val="16"/>
      <w:szCs w:val="16"/>
    </w:rPr>
  </w:style>
  <w:style w:type="character" w:styleId="PageNumber">
    <w:name w:val="page number"/>
    <w:basedOn w:val="DefaultParagraphFont"/>
    <w:qFormat/>
    <w:rsid w:val="0091309F"/>
  </w:style>
  <w:style w:type="character" w:customStyle="1" w:styleId="FooterChar">
    <w:name w:val="Footer Char"/>
    <w:basedOn w:val="DefaultParagraphFont"/>
    <w:link w:val="Footer"/>
    <w:uiPriority w:val="99"/>
    <w:qFormat/>
    <w:rsid w:val="00A36BA8"/>
    <w:rPr>
      <w:sz w:val="24"/>
      <w:szCs w:val="24"/>
      <w:lang w:eastAsia="ko-KR"/>
    </w:rPr>
  </w:style>
  <w:style w:type="character" w:styleId="FollowedHyperlink">
    <w:name w:val="FollowedHyperlink"/>
    <w:basedOn w:val="DefaultParagraphFont"/>
    <w:uiPriority w:val="99"/>
    <w:semiHidden/>
    <w:unhideWhenUsed/>
    <w:qFormat/>
    <w:rsid w:val="0074763E"/>
    <w:rPr>
      <w:color w:val="800080" w:themeColor="followedHyperlink"/>
      <w:u w:val="single"/>
    </w:rPr>
  </w:style>
  <w:style w:type="character" w:customStyle="1" w:styleId="UnresolvedMention1">
    <w:name w:val="Unresolved Mention1"/>
    <w:basedOn w:val="DefaultParagraphFont"/>
    <w:uiPriority w:val="99"/>
    <w:semiHidden/>
    <w:unhideWhenUsed/>
    <w:qFormat/>
    <w:rsid w:val="0023184C"/>
    <w:rPr>
      <w:color w:val="808080"/>
      <w:shd w:val="clear" w:color="auto" w:fill="E6E6E6"/>
    </w:rPr>
  </w:style>
  <w:style w:type="character" w:customStyle="1" w:styleId="apple-tab-span">
    <w:name w:val="apple-tab-span"/>
    <w:basedOn w:val="DefaultParagraphFont"/>
    <w:qFormat/>
    <w:rsid w:val="008371F1"/>
  </w:style>
  <w:style w:type="character" w:customStyle="1" w:styleId="Heading2Char">
    <w:name w:val="Heading 2 Char"/>
    <w:basedOn w:val="DefaultParagraphFont"/>
    <w:link w:val="Heading2"/>
    <w:uiPriority w:val="9"/>
    <w:qFormat/>
    <w:rsid w:val="00D115BD"/>
    <w:rPr>
      <w:rFonts w:asciiTheme="minorHAnsi" w:eastAsia="Times New Roman" w:hAnsiTheme="minorHAnsi" w:cstheme="minorHAnsi"/>
      <w:b/>
      <w:sz w:val="32"/>
      <w:szCs w:val="32"/>
    </w:rPr>
  </w:style>
  <w:style w:type="character" w:customStyle="1" w:styleId="UnresolvedMention2">
    <w:name w:val="Unresolved Mention2"/>
    <w:basedOn w:val="DefaultParagraphFont"/>
    <w:uiPriority w:val="99"/>
    <w:semiHidden/>
    <w:unhideWhenUsed/>
    <w:qFormat/>
    <w:rsid w:val="00901E3E"/>
    <w:rPr>
      <w:color w:val="605E5C"/>
      <w:shd w:val="clear" w:color="auto" w:fill="E1DFDD"/>
    </w:rPr>
  </w:style>
  <w:style w:type="character" w:customStyle="1" w:styleId="Superscript">
    <w:name w:val="Superscript"/>
    <w:qFormat/>
    <w:rsid w:val="00434FE4"/>
    <w:rPr>
      <w:vertAlign w:val="superscript"/>
    </w:rPr>
  </w:style>
  <w:style w:type="character" w:customStyle="1" w:styleId="ListLabel1">
    <w:name w:val="ListLabel 1"/>
    <w:qFormat/>
    <w:rPr>
      <w:rFonts w:eastAsia="Batang" w:cs="Calibri"/>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b/>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b/>
      <w:sz w:val="24"/>
      <w:szCs w:val="24"/>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color w:val="auto"/>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b/>
      <w:color w:val="auto"/>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rFonts w:cs="Courier New"/>
      <w:sz w:val="22"/>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b/>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cs="Courier New"/>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rPr>
      <w:color w:val="000000"/>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4"/>
      <w:szCs w:val="24"/>
    </w:rPr>
  </w:style>
  <w:style w:type="character" w:customStyle="1" w:styleId="ListLabel180">
    <w:name w:val="ListLabel 180"/>
    <w:qFormat/>
    <w:rPr>
      <w:b/>
      <w:color w:val="auto"/>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0"/>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0"/>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0"/>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0"/>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0"/>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0"/>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0"/>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0"/>
    </w:rPr>
  </w:style>
  <w:style w:type="character" w:customStyle="1" w:styleId="ListLabel262">
    <w:name w:val="ListLabel 262"/>
    <w:qFormat/>
    <w:rPr>
      <w:b/>
      <w:color w:val="auto"/>
    </w:rPr>
  </w:style>
  <w:style w:type="character" w:customStyle="1" w:styleId="ListLabel263">
    <w:name w:val="ListLabel 263"/>
    <w:qFormat/>
    <w:rPr>
      <w:rFonts w:cs="Courier New"/>
    </w:rPr>
  </w:style>
  <w:style w:type="character" w:customStyle="1" w:styleId="ListLabel264">
    <w:name w:val="ListLabel 264"/>
    <w:qFormat/>
    <w:rPr>
      <w:rFonts w:cs="Courier New"/>
    </w:rPr>
  </w:style>
  <w:style w:type="character" w:customStyle="1" w:styleId="ListLabel265">
    <w:name w:val="ListLabel 265"/>
    <w:qFormat/>
    <w:rPr>
      <w:rFonts w:cs="Courier New"/>
    </w:rPr>
  </w:style>
  <w:style w:type="character" w:customStyle="1" w:styleId="ListLabel266">
    <w:name w:val="ListLabel 266"/>
    <w:qFormat/>
    <w:rPr>
      <w:b/>
    </w:rPr>
  </w:style>
  <w:style w:type="character" w:customStyle="1" w:styleId="ListLabel267">
    <w:name w:val="ListLabel 267"/>
    <w:qFormat/>
    <w:rPr>
      <w:b/>
      <w:color w:val="auto"/>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b/>
    </w:rPr>
  </w:style>
  <w:style w:type="character" w:customStyle="1" w:styleId="ListLabel272">
    <w:name w:val="ListLabel 272"/>
    <w:qFormat/>
    <w:rPr>
      <w:b/>
      <w:color w:val="auto"/>
    </w:rPr>
  </w:style>
  <w:style w:type="character" w:customStyle="1" w:styleId="ListLabel273">
    <w:name w:val="ListLabel 273"/>
    <w:qFormat/>
    <w:rPr>
      <w:rFonts w:cs="Courier New"/>
    </w:rPr>
  </w:style>
  <w:style w:type="character" w:customStyle="1" w:styleId="ListLabel274">
    <w:name w:val="ListLabel 274"/>
    <w:qFormat/>
    <w:rPr>
      <w:rFonts w:cs="Courier New"/>
    </w:rPr>
  </w:style>
  <w:style w:type="character" w:customStyle="1" w:styleId="ListLabel275">
    <w:name w:val="ListLabel 275"/>
    <w:qFormat/>
    <w:rPr>
      <w:rFonts w:cs="Courier New"/>
    </w:rPr>
  </w:style>
  <w:style w:type="character" w:customStyle="1" w:styleId="ListLabel276">
    <w:name w:val="ListLabel 276"/>
    <w:qFormat/>
    <w:rPr>
      <w:b/>
      <w:color w:val="auto"/>
    </w:rPr>
  </w:style>
  <w:style w:type="character" w:customStyle="1" w:styleId="ListLabel277">
    <w:name w:val="ListLabel 277"/>
    <w:qFormat/>
    <w:rPr>
      <w:rFonts w:cs="Courier New"/>
    </w:rPr>
  </w:style>
  <w:style w:type="character" w:customStyle="1" w:styleId="ListLabel278">
    <w:name w:val="ListLabel 278"/>
    <w:qFormat/>
    <w:rPr>
      <w:rFonts w:cs="Courier New"/>
    </w:rPr>
  </w:style>
  <w:style w:type="character" w:customStyle="1" w:styleId="ListLabel279">
    <w:name w:val="ListLabel 279"/>
    <w:qFormat/>
    <w:rPr>
      <w:rFonts w:cs="Courier New"/>
    </w:rPr>
  </w:style>
  <w:style w:type="character" w:customStyle="1" w:styleId="ListLabel280">
    <w:name w:val="ListLabel 280"/>
    <w:qFormat/>
    <w:rPr>
      <w:rFonts w:cs="Courier New"/>
    </w:rPr>
  </w:style>
  <w:style w:type="character" w:customStyle="1" w:styleId="ListLabel281">
    <w:name w:val="ListLabel 281"/>
    <w:qFormat/>
    <w:rPr>
      <w:rFonts w:cs="Courier New"/>
    </w:rPr>
  </w:style>
  <w:style w:type="character" w:customStyle="1" w:styleId="ListLabel282">
    <w:name w:val="ListLabel 282"/>
    <w:qFormat/>
    <w:rPr>
      <w:rFonts w:cs="Courier New"/>
    </w:rPr>
  </w:style>
  <w:style w:type="character" w:customStyle="1" w:styleId="ListLabel283">
    <w:name w:val="ListLabel 283"/>
    <w:qFormat/>
    <w:rPr>
      <w:color w:val="auto"/>
      <w:sz w:val="24"/>
    </w:rPr>
  </w:style>
  <w:style w:type="character" w:customStyle="1" w:styleId="ListLabel284">
    <w:name w:val="ListLabel 284"/>
    <w:qFormat/>
    <w:rPr>
      <w:rFonts w:cs="Courier New"/>
    </w:rPr>
  </w:style>
  <w:style w:type="character" w:customStyle="1" w:styleId="ListLabel285">
    <w:name w:val="ListLabel 285"/>
    <w:qFormat/>
    <w:rPr>
      <w:rFonts w:cs="Courier New"/>
    </w:rPr>
  </w:style>
  <w:style w:type="character" w:customStyle="1" w:styleId="ListLabel286">
    <w:name w:val="ListLabel 286"/>
    <w:qFormat/>
    <w:rPr>
      <w:rFonts w:cs="Courier New"/>
    </w:rPr>
  </w:style>
  <w:style w:type="character" w:customStyle="1" w:styleId="ListLabel287">
    <w:name w:val="ListLabel 287"/>
    <w:qFormat/>
    <w:rPr>
      <w:sz w:val="20"/>
    </w:rPr>
  </w:style>
  <w:style w:type="character" w:customStyle="1" w:styleId="ListLabel288">
    <w:name w:val="ListLabel 288"/>
    <w:qFormat/>
    <w:rPr>
      <w:sz w:val="20"/>
    </w:rPr>
  </w:style>
  <w:style w:type="character" w:customStyle="1" w:styleId="ListLabel289">
    <w:name w:val="ListLabel 289"/>
    <w:qFormat/>
    <w:rPr>
      <w:sz w:val="20"/>
    </w:rPr>
  </w:style>
  <w:style w:type="character" w:customStyle="1" w:styleId="ListLabel290">
    <w:name w:val="ListLabel 290"/>
    <w:qFormat/>
    <w:rPr>
      <w:sz w:val="20"/>
    </w:rPr>
  </w:style>
  <w:style w:type="character" w:customStyle="1" w:styleId="ListLabel291">
    <w:name w:val="ListLabel 291"/>
    <w:qFormat/>
    <w:rPr>
      <w:sz w:val="20"/>
    </w:rPr>
  </w:style>
  <w:style w:type="character" w:customStyle="1" w:styleId="ListLabel292">
    <w:name w:val="ListLabel 292"/>
    <w:qFormat/>
    <w:rPr>
      <w:sz w:val="20"/>
    </w:rPr>
  </w:style>
  <w:style w:type="character" w:customStyle="1" w:styleId="ListLabel293">
    <w:name w:val="ListLabel 293"/>
    <w:qFormat/>
    <w:rPr>
      <w:sz w:val="20"/>
    </w:rPr>
  </w:style>
  <w:style w:type="character" w:customStyle="1" w:styleId="ListLabel294">
    <w:name w:val="ListLabel 294"/>
    <w:qFormat/>
    <w:rPr>
      <w:sz w:val="20"/>
    </w:rPr>
  </w:style>
  <w:style w:type="character" w:customStyle="1" w:styleId="ListLabel295">
    <w:name w:val="ListLabel 295"/>
    <w:qFormat/>
    <w:rPr>
      <w:sz w:val="20"/>
    </w:rPr>
  </w:style>
  <w:style w:type="character" w:customStyle="1" w:styleId="ListLabel296">
    <w:name w:val="ListLabel 296"/>
    <w:qFormat/>
    <w:rPr>
      <w:sz w:val="20"/>
    </w:rPr>
  </w:style>
  <w:style w:type="character" w:customStyle="1" w:styleId="ListLabel297">
    <w:name w:val="ListLabel 297"/>
    <w:qFormat/>
    <w:rPr>
      <w:sz w:val="20"/>
    </w:rPr>
  </w:style>
  <w:style w:type="character" w:customStyle="1" w:styleId="ListLabel298">
    <w:name w:val="ListLabel 298"/>
    <w:qFormat/>
    <w:rPr>
      <w:sz w:val="20"/>
    </w:rPr>
  </w:style>
  <w:style w:type="character" w:customStyle="1" w:styleId="ListLabel299">
    <w:name w:val="ListLabel 299"/>
    <w:qFormat/>
    <w:rPr>
      <w:sz w:val="20"/>
    </w:rPr>
  </w:style>
  <w:style w:type="character" w:customStyle="1" w:styleId="ListLabel300">
    <w:name w:val="ListLabel 300"/>
    <w:qFormat/>
    <w:rPr>
      <w:sz w:val="20"/>
    </w:rPr>
  </w:style>
  <w:style w:type="character" w:customStyle="1" w:styleId="ListLabel301">
    <w:name w:val="ListLabel 301"/>
    <w:qFormat/>
    <w:rPr>
      <w:sz w:val="20"/>
    </w:rPr>
  </w:style>
  <w:style w:type="character" w:customStyle="1" w:styleId="ListLabel302">
    <w:name w:val="ListLabel 302"/>
    <w:qFormat/>
    <w:rPr>
      <w:sz w:val="20"/>
    </w:rPr>
  </w:style>
  <w:style w:type="character" w:customStyle="1" w:styleId="ListLabel303">
    <w:name w:val="ListLabel 303"/>
    <w:qFormat/>
    <w:rPr>
      <w:sz w:val="20"/>
    </w:rPr>
  </w:style>
  <w:style w:type="character" w:customStyle="1" w:styleId="ListLabel304">
    <w:name w:val="ListLabel 304"/>
    <w:qFormat/>
    <w:rPr>
      <w:sz w:val="20"/>
    </w:rPr>
  </w:style>
  <w:style w:type="character" w:customStyle="1" w:styleId="ListLabel305">
    <w:name w:val="ListLabel 305"/>
    <w:qFormat/>
    <w:rPr>
      <w:sz w:val="20"/>
    </w:rPr>
  </w:style>
  <w:style w:type="character" w:customStyle="1" w:styleId="ListLabel306">
    <w:name w:val="ListLabel 306"/>
    <w:qFormat/>
    <w:rPr>
      <w:sz w:val="20"/>
    </w:rPr>
  </w:style>
  <w:style w:type="character" w:customStyle="1" w:styleId="ListLabel307">
    <w:name w:val="ListLabel 307"/>
    <w:qFormat/>
    <w:rPr>
      <w:sz w:val="20"/>
    </w:rPr>
  </w:style>
  <w:style w:type="character" w:customStyle="1" w:styleId="ListLabel308">
    <w:name w:val="ListLabel 308"/>
    <w:qFormat/>
    <w:rPr>
      <w:sz w:val="20"/>
    </w:rPr>
  </w:style>
  <w:style w:type="character" w:customStyle="1" w:styleId="ListLabel309">
    <w:name w:val="ListLabel 309"/>
    <w:qFormat/>
    <w:rPr>
      <w:sz w:val="20"/>
    </w:rPr>
  </w:style>
  <w:style w:type="character" w:customStyle="1" w:styleId="ListLabel310">
    <w:name w:val="ListLabel 310"/>
    <w:qFormat/>
    <w:rPr>
      <w:sz w:val="20"/>
    </w:rPr>
  </w:style>
  <w:style w:type="character" w:customStyle="1" w:styleId="ListLabel311">
    <w:name w:val="ListLabel 311"/>
    <w:qFormat/>
    <w:rPr>
      <w:sz w:val="20"/>
    </w:rPr>
  </w:style>
  <w:style w:type="character" w:customStyle="1" w:styleId="ListLabel312">
    <w:name w:val="ListLabel 312"/>
    <w:qFormat/>
    <w:rPr>
      <w:sz w:val="20"/>
    </w:rPr>
  </w:style>
  <w:style w:type="character" w:customStyle="1" w:styleId="ListLabel313">
    <w:name w:val="ListLabel 313"/>
    <w:qFormat/>
    <w:rPr>
      <w:sz w:val="20"/>
    </w:rPr>
  </w:style>
  <w:style w:type="character" w:customStyle="1" w:styleId="ListLabel314">
    <w:name w:val="ListLabel 314"/>
    <w:qFormat/>
    <w:rPr>
      <w:sz w:val="20"/>
    </w:rPr>
  </w:style>
  <w:style w:type="character" w:customStyle="1" w:styleId="ListLabel315">
    <w:name w:val="ListLabel 315"/>
    <w:qFormat/>
    <w:rPr>
      <w:sz w:val="20"/>
    </w:rPr>
  </w:style>
  <w:style w:type="character" w:customStyle="1" w:styleId="ListLabel316">
    <w:name w:val="ListLabel 316"/>
    <w:qFormat/>
    <w:rPr>
      <w:sz w:val="20"/>
    </w:rPr>
  </w:style>
  <w:style w:type="character" w:customStyle="1" w:styleId="ListLabel317">
    <w:name w:val="ListLabel 317"/>
    <w:qFormat/>
    <w:rPr>
      <w:sz w:val="20"/>
    </w:rPr>
  </w:style>
  <w:style w:type="character" w:customStyle="1" w:styleId="ListLabel318">
    <w:name w:val="ListLabel 318"/>
    <w:qFormat/>
    <w:rPr>
      <w:sz w:val="20"/>
    </w:rPr>
  </w:style>
  <w:style w:type="character" w:customStyle="1" w:styleId="ListLabel319">
    <w:name w:val="ListLabel 319"/>
    <w:qFormat/>
    <w:rPr>
      <w:sz w:val="20"/>
    </w:rPr>
  </w:style>
  <w:style w:type="character" w:customStyle="1" w:styleId="ListLabel320">
    <w:name w:val="ListLabel 320"/>
    <w:qFormat/>
    <w:rPr>
      <w:sz w:val="20"/>
    </w:rPr>
  </w:style>
  <w:style w:type="character" w:customStyle="1" w:styleId="ListLabel321">
    <w:name w:val="ListLabel 321"/>
    <w:qFormat/>
    <w:rPr>
      <w:sz w:val="20"/>
    </w:rPr>
  </w:style>
  <w:style w:type="character" w:customStyle="1" w:styleId="ListLabel322">
    <w:name w:val="ListLabel 322"/>
    <w:qFormat/>
    <w:rPr>
      <w:sz w:val="20"/>
    </w:rPr>
  </w:style>
  <w:style w:type="character" w:customStyle="1" w:styleId="ListLabel323">
    <w:name w:val="ListLabel 323"/>
    <w:qFormat/>
    <w:rPr>
      <w:rFonts w:cs="Courier New"/>
    </w:rPr>
  </w:style>
  <w:style w:type="character" w:customStyle="1" w:styleId="ListLabel324">
    <w:name w:val="ListLabel 324"/>
    <w:qFormat/>
    <w:rPr>
      <w:rFonts w:cs="Courier New"/>
    </w:rPr>
  </w:style>
  <w:style w:type="character" w:customStyle="1" w:styleId="ListLabel325">
    <w:name w:val="ListLabel 325"/>
    <w:qFormat/>
    <w:rPr>
      <w:rFonts w:cs="Courier New"/>
    </w:rPr>
  </w:style>
  <w:style w:type="character" w:customStyle="1" w:styleId="ListLabel326">
    <w:name w:val="ListLabel 326"/>
    <w:qFormat/>
    <w:rPr>
      <w:rFonts w:cs="Courier New"/>
    </w:rPr>
  </w:style>
  <w:style w:type="character" w:customStyle="1" w:styleId="ListLabel327">
    <w:name w:val="ListLabel 327"/>
    <w:qFormat/>
    <w:rPr>
      <w:rFonts w:cs="Courier New"/>
    </w:rPr>
  </w:style>
  <w:style w:type="character" w:customStyle="1" w:styleId="ListLabel328">
    <w:name w:val="ListLabel 328"/>
    <w:qFormat/>
    <w:rPr>
      <w:rFonts w:cs="Courier New"/>
    </w:rPr>
  </w:style>
  <w:style w:type="character" w:customStyle="1" w:styleId="ListLabel329">
    <w:name w:val="ListLabel 329"/>
    <w:qFormat/>
    <w:rPr>
      <w:rFonts w:cs="Courier New"/>
    </w:rPr>
  </w:style>
  <w:style w:type="character" w:customStyle="1" w:styleId="ListLabel330">
    <w:name w:val="ListLabel 330"/>
    <w:qFormat/>
    <w:rPr>
      <w:rFonts w:cs="Courier New"/>
    </w:rPr>
  </w:style>
  <w:style w:type="character" w:customStyle="1" w:styleId="ListLabel331">
    <w:name w:val="ListLabel 331"/>
    <w:qFormat/>
    <w:rPr>
      <w:rFonts w:cs="Courier New"/>
    </w:rPr>
  </w:style>
  <w:style w:type="character" w:customStyle="1" w:styleId="ListLabel332">
    <w:name w:val="ListLabel 332"/>
    <w:qFormat/>
    <w:rPr>
      <w:rFonts w:cs="Courier New"/>
    </w:rPr>
  </w:style>
  <w:style w:type="character" w:customStyle="1" w:styleId="ListLabel333">
    <w:name w:val="ListLabel 333"/>
    <w:qFormat/>
    <w:rPr>
      <w:rFonts w:cs="Courier New"/>
    </w:rPr>
  </w:style>
  <w:style w:type="character" w:customStyle="1" w:styleId="ListLabel334">
    <w:name w:val="ListLabel 334"/>
    <w:qFormat/>
    <w:rPr>
      <w:rFonts w:cs="Courier New"/>
    </w:rPr>
  </w:style>
  <w:style w:type="character" w:customStyle="1" w:styleId="ListLabel335">
    <w:name w:val="ListLabel 335"/>
    <w:qFormat/>
    <w:rPr>
      <w:color w:val="auto"/>
    </w:rPr>
  </w:style>
  <w:style w:type="character" w:customStyle="1" w:styleId="ListLabel336">
    <w:name w:val="ListLabel 336"/>
    <w:qFormat/>
    <w:rPr>
      <w:rFonts w:cs="Courier New"/>
    </w:rPr>
  </w:style>
  <w:style w:type="character" w:customStyle="1" w:styleId="ListLabel337">
    <w:name w:val="ListLabel 337"/>
    <w:qFormat/>
    <w:rPr>
      <w:rFonts w:cs="Courier New"/>
    </w:rPr>
  </w:style>
  <w:style w:type="character" w:customStyle="1" w:styleId="ListLabel338">
    <w:name w:val="ListLabel 338"/>
    <w:qFormat/>
    <w:rPr>
      <w:rFonts w:cs="Courier New"/>
    </w:rPr>
  </w:style>
  <w:style w:type="character" w:customStyle="1" w:styleId="ListLabel339">
    <w:name w:val="ListLabel 339"/>
    <w:qFormat/>
    <w:rPr>
      <w:b/>
      <w:color w:val="auto"/>
    </w:rPr>
  </w:style>
  <w:style w:type="character" w:customStyle="1" w:styleId="ListLabel341">
    <w:name w:val="ListLabel 341"/>
    <w:qFormat/>
    <w:rPr>
      <w:rFonts w:cs="Courier New"/>
    </w:rPr>
  </w:style>
  <w:style w:type="character" w:customStyle="1" w:styleId="ListLabel342">
    <w:name w:val="ListLabel 342"/>
    <w:qFormat/>
    <w:rPr>
      <w:rFonts w:cs="Courier New"/>
    </w:rPr>
  </w:style>
  <w:style w:type="character" w:customStyle="1" w:styleId="ListLabel343">
    <w:name w:val="ListLabel 343"/>
    <w:qFormat/>
    <w:rPr>
      <w:color w:val="333333"/>
      <w:sz w:val="32"/>
      <w:u w:val="none"/>
    </w:rPr>
  </w:style>
  <w:style w:type="character" w:customStyle="1" w:styleId="ListLabel344">
    <w:name w:val="ListLabel 344"/>
    <w:qFormat/>
    <w:rPr>
      <w:b/>
      <w:color w:val="333333"/>
      <w:sz w:val="28"/>
      <w:u w:val="none"/>
    </w:rPr>
  </w:style>
  <w:style w:type="character" w:customStyle="1" w:styleId="ListLabel345">
    <w:name w:val="ListLabel 345"/>
    <w:qFormat/>
    <w:rPr>
      <w:color w:val="333333"/>
      <w:sz w:val="32"/>
      <w:u w:val="none"/>
    </w:rPr>
  </w:style>
  <w:style w:type="character" w:customStyle="1" w:styleId="ListLabel346">
    <w:name w:val="ListLabel 346"/>
    <w:qFormat/>
    <w:rPr>
      <w:color w:val="333333"/>
      <w:sz w:val="32"/>
      <w:u w:val="none"/>
    </w:rPr>
  </w:style>
  <w:style w:type="character" w:customStyle="1" w:styleId="ListLabel347">
    <w:name w:val="ListLabel 347"/>
    <w:qFormat/>
    <w:rPr>
      <w:color w:val="333333"/>
      <w:sz w:val="32"/>
      <w:u w:val="none"/>
    </w:rPr>
  </w:style>
  <w:style w:type="character" w:customStyle="1" w:styleId="ListLabel348">
    <w:name w:val="ListLabel 348"/>
    <w:qFormat/>
    <w:rPr>
      <w:color w:val="333333"/>
      <w:sz w:val="32"/>
      <w:u w:val="none"/>
    </w:rPr>
  </w:style>
  <w:style w:type="character" w:customStyle="1" w:styleId="ListLabel349">
    <w:name w:val="ListLabel 349"/>
    <w:qFormat/>
    <w:rPr>
      <w:color w:val="333333"/>
      <w:sz w:val="32"/>
      <w:u w:val="none"/>
    </w:rPr>
  </w:style>
  <w:style w:type="character" w:customStyle="1" w:styleId="ListLabel350">
    <w:name w:val="ListLabel 350"/>
    <w:qFormat/>
    <w:rPr>
      <w:color w:val="333333"/>
      <w:sz w:val="32"/>
      <w:u w:val="none"/>
    </w:rPr>
  </w:style>
  <w:style w:type="character" w:customStyle="1" w:styleId="ListLabel351">
    <w:name w:val="ListLabel 351"/>
    <w:qFormat/>
    <w:rPr>
      <w:color w:val="333333"/>
      <w:sz w:val="32"/>
      <w:u w:val="none"/>
    </w:rPr>
  </w:style>
  <w:style w:type="character" w:customStyle="1" w:styleId="ListLabel352">
    <w:name w:val="ListLabel 352"/>
    <w:qFormat/>
    <w:rPr>
      <w:b/>
      <w:color w:val="auto"/>
    </w:rPr>
  </w:style>
  <w:style w:type="character" w:customStyle="1" w:styleId="ListLabel353">
    <w:name w:val="ListLabel 353"/>
    <w:qFormat/>
    <w:rPr>
      <w:rFonts w:cs="Courier New"/>
    </w:rPr>
  </w:style>
  <w:style w:type="character" w:customStyle="1" w:styleId="ListLabel354">
    <w:name w:val="ListLabel 354"/>
    <w:qFormat/>
    <w:rPr>
      <w:rFonts w:cs="Courier New"/>
    </w:rPr>
  </w:style>
  <w:style w:type="character" w:customStyle="1" w:styleId="ListLabel355">
    <w:name w:val="ListLabel 355"/>
    <w:qFormat/>
    <w:rPr>
      <w:rFonts w:cs="Courier New"/>
    </w:rPr>
  </w:style>
  <w:style w:type="character" w:customStyle="1" w:styleId="ListLabel356">
    <w:name w:val="ListLabel 356"/>
    <w:qFormat/>
    <w:rPr>
      <w:b/>
      <w:sz w:val="20"/>
    </w:rPr>
  </w:style>
  <w:style w:type="character" w:customStyle="1" w:styleId="ListLabel357">
    <w:name w:val="ListLabel 357"/>
    <w:qFormat/>
    <w:rPr>
      <w:sz w:val="20"/>
    </w:rPr>
  </w:style>
  <w:style w:type="character" w:customStyle="1" w:styleId="ListLabel358">
    <w:name w:val="ListLabel 358"/>
    <w:qFormat/>
    <w:rPr>
      <w:sz w:val="20"/>
    </w:rPr>
  </w:style>
  <w:style w:type="character" w:customStyle="1" w:styleId="ListLabel359">
    <w:name w:val="ListLabel 359"/>
    <w:qFormat/>
    <w:rPr>
      <w:sz w:val="20"/>
    </w:rPr>
  </w:style>
  <w:style w:type="character" w:customStyle="1" w:styleId="ListLabel360">
    <w:name w:val="ListLabel 360"/>
    <w:qFormat/>
    <w:rPr>
      <w:sz w:val="20"/>
    </w:rPr>
  </w:style>
  <w:style w:type="character" w:customStyle="1" w:styleId="ListLabel361">
    <w:name w:val="ListLabel 361"/>
    <w:qFormat/>
    <w:rPr>
      <w:sz w:val="20"/>
    </w:rPr>
  </w:style>
  <w:style w:type="character" w:customStyle="1" w:styleId="ListLabel362">
    <w:name w:val="ListLabel 362"/>
    <w:qFormat/>
    <w:rPr>
      <w:sz w:val="20"/>
    </w:rPr>
  </w:style>
  <w:style w:type="character" w:customStyle="1" w:styleId="ListLabel363">
    <w:name w:val="ListLabel 363"/>
    <w:qFormat/>
    <w:rPr>
      <w:sz w:val="20"/>
    </w:rPr>
  </w:style>
  <w:style w:type="character" w:customStyle="1" w:styleId="ListLabel364">
    <w:name w:val="ListLabel 364"/>
    <w:qFormat/>
    <w:rPr>
      <w:sz w:val="20"/>
    </w:rPr>
  </w:style>
  <w:style w:type="character" w:customStyle="1" w:styleId="ListLabel365">
    <w:name w:val="ListLabel 365"/>
    <w:qFormat/>
    <w:rPr>
      <w:b/>
      <w:color w:val="auto"/>
    </w:rPr>
  </w:style>
  <w:style w:type="character" w:customStyle="1" w:styleId="ListLabel366">
    <w:name w:val="ListLabel 366"/>
    <w:qFormat/>
    <w:rPr>
      <w:rFonts w:cs="Courier New"/>
    </w:rPr>
  </w:style>
  <w:style w:type="character" w:customStyle="1" w:styleId="ListLabel367">
    <w:name w:val="ListLabel 367"/>
    <w:qFormat/>
    <w:rPr>
      <w:rFonts w:cs="Courier New"/>
    </w:rPr>
  </w:style>
  <w:style w:type="character" w:customStyle="1" w:styleId="ListLabel368">
    <w:name w:val="ListLabel 368"/>
    <w:qFormat/>
    <w:rPr>
      <w:rFonts w:cs="Courier New"/>
    </w:rPr>
  </w:style>
  <w:style w:type="character" w:customStyle="1" w:styleId="ListLabel369">
    <w:name w:val="ListLabel 369"/>
    <w:qFormat/>
    <w:rPr>
      <w:color w:val="auto"/>
    </w:rPr>
  </w:style>
  <w:style w:type="character" w:customStyle="1" w:styleId="ListLabel370">
    <w:name w:val="ListLabel 370"/>
    <w:qFormat/>
    <w:rPr>
      <w:rFonts w:cs="Courier New"/>
    </w:rPr>
  </w:style>
  <w:style w:type="character" w:customStyle="1" w:styleId="ListLabel371">
    <w:name w:val="ListLabel 371"/>
    <w:qFormat/>
    <w:rPr>
      <w:rFonts w:cs="Courier New"/>
    </w:rPr>
  </w:style>
  <w:style w:type="character" w:customStyle="1" w:styleId="ListLabel372">
    <w:name w:val="ListLabel 372"/>
    <w:qFormat/>
    <w:rPr>
      <w:rFonts w:cs="Courier New"/>
    </w:rPr>
  </w:style>
  <w:style w:type="character" w:customStyle="1" w:styleId="ListLabel373">
    <w:name w:val="ListLabel 373"/>
    <w:qFormat/>
    <w:rPr>
      <w:rFonts w:asciiTheme="minorHAnsi" w:hAnsiTheme="minorHAnsi" w:cstheme="minorHAnsi"/>
      <w:spacing w:val="5"/>
    </w:rPr>
  </w:style>
  <w:style w:type="character" w:customStyle="1" w:styleId="ListLabel374">
    <w:name w:val="ListLabel 374"/>
    <w:qFormat/>
    <w:rPr>
      <w:rFonts w:asciiTheme="minorHAnsi" w:hAnsiTheme="minorHAnsi" w:cstheme="minorHAnsi"/>
    </w:rPr>
  </w:style>
  <w:style w:type="character" w:customStyle="1" w:styleId="ListLabel375">
    <w:name w:val="ListLabel 375"/>
    <w:qFormat/>
    <w:rPr>
      <w:rFonts w:asciiTheme="minorHAnsi" w:hAnsiTheme="minorHAnsi" w:cstheme="minorHAnsi"/>
      <w:b w:val="0"/>
      <w:szCs w:val="24"/>
    </w:rPr>
  </w:style>
  <w:style w:type="character" w:customStyle="1" w:styleId="ListLabel376">
    <w:name w:val="ListLabel 376"/>
    <w:qFormat/>
    <w:rPr>
      <w:rFonts w:asciiTheme="minorHAnsi" w:hAnsiTheme="minorHAnsi" w:cstheme="minorHAnsi"/>
      <w:b/>
    </w:rPr>
  </w:style>
  <w:style w:type="character" w:customStyle="1" w:styleId="ListLabel377">
    <w:name w:val="ListLabel 377"/>
    <w:qFormat/>
    <w:rPr>
      <w:rFonts w:asciiTheme="minorHAnsi" w:eastAsiaTheme="majorEastAsia" w:hAnsiTheme="minorHAnsi" w:cstheme="minorHAnsi"/>
    </w:rPr>
  </w:style>
  <w:style w:type="character" w:customStyle="1" w:styleId="ListLabel378">
    <w:name w:val="ListLabel 378"/>
    <w:qFormat/>
    <w:rPr>
      <w:rFonts w:asciiTheme="minorHAnsi" w:hAnsiTheme="minorHAnsi" w:cstheme="minorHAnsi"/>
      <w:bCs/>
      <w:iCs/>
    </w:rPr>
  </w:style>
  <w:style w:type="character" w:customStyle="1" w:styleId="ListLabel379">
    <w:name w:val="ListLabel 379"/>
    <w:qFormat/>
    <w:rPr>
      <w:rFonts w:asciiTheme="minorHAnsi" w:hAnsiTheme="minorHAnsi" w:cstheme="minorHAnsi"/>
      <w:b/>
      <w:bCs/>
      <w:iCs/>
    </w:rPr>
  </w:style>
  <w:style w:type="character" w:customStyle="1" w:styleId="ListLabel380">
    <w:name w:val="ListLabel 380"/>
    <w:qFormat/>
    <w:rPr>
      <w:rFonts w:asciiTheme="minorHAnsi" w:hAnsiTheme="minorHAnsi" w:cstheme="minorHAnsi"/>
      <w:b/>
      <w:szCs w:val="28"/>
    </w:rPr>
  </w:style>
  <w:style w:type="character" w:customStyle="1" w:styleId="ListLabel381">
    <w:name w:val="ListLabel 381"/>
    <w:qFormat/>
    <w:rPr>
      <w:rFonts w:asciiTheme="minorHAnsi" w:hAnsiTheme="minorHAnsi" w:cstheme="minorHAnsi"/>
      <w:szCs w:val="28"/>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61670F"/>
    <w:pPr>
      <w:spacing w:after="120"/>
    </w:pPr>
    <w:rPr>
      <w:sz w:val="20"/>
      <w:szCs w:val="20"/>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Date">
    <w:name w:val="Date"/>
    <w:basedOn w:val="Normal"/>
    <w:next w:val="Normal"/>
    <w:qFormat/>
    <w:rsid w:val="00C53BBC"/>
    <w:rPr>
      <w:bCs/>
      <w:iCs/>
      <w:sz w:val="16"/>
    </w:rPr>
  </w:style>
  <w:style w:type="paragraph" w:styleId="BalloonText">
    <w:name w:val="Balloon Text"/>
    <w:basedOn w:val="Normal"/>
    <w:semiHidden/>
    <w:qFormat/>
    <w:rsid w:val="00F829F1"/>
    <w:rPr>
      <w:rFonts w:ascii="Tahoma" w:hAnsi="Tahoma" w:cs="Tahoma"/>
      <w:sz w:val="16"/>
      <w:szCs w:val="16"/>
    </w:rPr>
  </w:style>
  <w:style w:type="paragraph" w:styleId="Salutation">
    <w:name w:val="Salutation"/>
    <w:basedOn w:val="Normal"/>
    <w:next w:val="Normal"/>
    <w:rsid w:val="0061670F"/>
    <w:rPr>
      <w:sz w:val="20"/>
      <w:szCs w:val="20"/>
    </w:rPr>
  </w:style>
  <w:style w:type="paragraph" w:styleId="Closing">
    <w:name w:val="Closing"/>
    <w:basedOn w:val="Normal"/>
    <w:qFormat/>
    <w:rsid w:val="0061670F"/>
    <w:rPr>
      <w:sz w:val="20"/>
      <w:szCs w:val="20"/>
    </w:rPr>
  </w:style>
  <w:style w:type="paragraph" w:styleId="Signature">
    <w:name w:val="Signature"/>
    <w:basedOn w:val="Normal"/>
    <w:rsid w:val="0061670F"/>
    <w:rPr>
      <w:sz w:val="20"/>
      <w:szCs w:val="20"/>
    </w:rPr>
  </w:style>
  <w:style w:type="paragraph" w:customStyle="1" w:styleId="InsideAddress">
    <w:name w:val="Inside Address"/>
    <w:basedOn w:val="Normal"/>
    <w:qFormat/>
    <w:rsid w:val="0061670F"/>
    <w:pPr>
      <w:spacing w:line="220" w:lineRule="atLeast"/>
      <w:jc w:val="both"/>
    </w:pPr>
    <w:rPr>
      <w:rFonts w:ascii="Arial" w:hAnsi="Arial"/>
      <w:spacing w:val="-5"/>
      <w:sz w:val="20"/>
      <w:szCs w:val="20"/>
    </w:rPr>
  </w:style>
  <w:style w:type="paragraph" w:customStyle="1" w:styleId="InsideAddressName">
    <w:name w:val="Inside Address Name"/>
    <w:basedOn w:val="InsideAddress"/>
    <w:qFormat/>
    <w:rsid w:val="0061670F"/>
    <w:pPr>
      <w:spacing w:before="220"/>
    </w:pPr>
  </w:style>
  <w:style w:type="paragraph" w:customStyle="1" w:styleId="SignatureJobTitle">
    <w:name w:val="Signature Job Title"/>
    <w:basedOn w:val="Signature"/>
    <w:next w:val="Normal"/>
    <w:qFormat/>
    <w:rsid w:val="0061670F"/>
    <w:pPr>
      <w:keepNext/>
      <w:spacing w:line="220" w:lineRule="atLeast"/>
    </w:pPr>
    <w:rPr>
      <w:rFonts w:ascii="Arial" w:hAnsi="Arial"/>
      <w:spacing w:val="-5"/>
    </w:rPr>
  </w:style>
  <w:style w:type="paragraph" w:styleId="BodyTextIndent">
    <w:name w:val="Body Text Indent"/>
    <w:basedOn w:val="Normal"/>
    <w:link w:val="BodyTextIndentChar"/>
    <w:rsid w:val="005E59B7"/>
    <w:pPr>
      <w:spacing w:after="120"/>
      <w:ind w:left="360"/>
    </w:pPr>
  </w:style>
  <w:style w:type="paragraph" w:styleId="Title">
    <w:name w:val="Title"/>
    <w:basedOn w:val="Normal"/>
    <w:link w:val="TitleChar"/>
    <w:qFormat/>
    <w:rsid w:val="005E59B7"/>
    <w:pPr>
      <w:jc w:val="center"/>
    </w:pPr>
    <w:rPr>
      <w:rFonts w:ascii="Times" w:eastAsia="Times" w:hAnsi="Times"/>
      <w:b/>
      <w:szCs w:val="20"/>
    </w:rPr>
  </w:style>
  <w:style w:type="paragraph" w:styleId="CommentText">
    <w:name w:val="annotation text"/>
    <w:basedOn w:val="Normal"/>
    <w:link w:val="CommentTextChar"/>
    <w:uiPriority w:val="99"/>
    <w:semiHidden/>
    <w:qFormat/>
    <w:rsid w:val="00AA46E4"/>
    <w:rPr>
      <w:sz w:val="20"/>
      <w:szCs w:val="20"/>
    </w:rPr>
  </w:style>
  <w:style w:type="paragraph" w:styleId="CommentSubject">
    <w:name w:val="annotation subject"/>
    <w:basedOn w:val="CommentText"/>
    <w:semiHidden/>
    <w:qFormat/>
    <w:rsid w:val="00AA46E4"/>
    <w:rPr>
      <w:b/>
      <w:bCs/>
    </w:rPr>
  </w:style>
  <w:style w:type="paragraph" w:styleId="Footer">
    <w:name w:val="footer"/>
    <w:basedOn w:val="Normal"/>
    <w:link w:val="FooterChar"/>
    <w:uiPriority w:val="99"/>
    <w:rsid w:val="0091309F"/>
    <w:pPr>
      <w:tabs>
        <w:tab w:val="center" w:pos="4320"/>
        <w:tab w:val="right" w:pos="8640"/>
      </w:tabs>
    </w:pPr>
  </w:style>
  <w:style w:type="paragraph" w:styleId="Header">
    <w:name w:val="header"/>
    <w:basedOn w:val="Normal"/>
    <w:rsid w:val="00E500F2"/>
    <w:pPr>
      <w:tabs>
        <w:tab w:val="center" w:pos="4320"/>
        <w:tab w:val="right" w:pos="8640"/>
      </w:tabs>
    </w:pPr>
  </w:style>
  <w:style w:type="paragraph" w:styleId="Revision">
    <w:name w:val="Revision"/>
    <w:uiPriority w:val="99"/>
    <w:semiHidden/>
    <w:qFormat/>
    <w:rsid w:val="00485DBC"/>
    <w:rPr>
      <w:sz w:val="24"/>
      <w:szCs w:val="24"/>
      <w:lang w:eastAsia="ko-KR"/>
    </w:rPr>
  </w:style>
  <w:style w:type="paragraph" w:styleId="NormalWeb">
    <w:name w:val="Normal (Web)"/>
    <w:basedOn w:val="Normal"/>
    <w:uiPriority w:val="99"/>
    <w:unhideWhenUsed/>
    <w:qFormat/>
    <w:rsid w:val="0074763E"/>
    <w:pPr>
      <w:spacing w:beforeAutospacing="1" w:afterAutospacing="1"/>
    </w:pPr>
  </w:style>
  <w:style w:type="paragraph" w:styleId="ListParagraph">
    <w:name w:val="List Paragraph"/>
    <w:basedOn w:val="Normal"/>
    <w:uiPriority w:val="34"/>
    <w:qFormat/>
    <w:rsid w:val="00B12542"/>
    <w:pPr>
      <w:ind w:left="720"/>
      <w:contextualSpacing/>
    </w:pPr>
  </w:style>
  <w:style w:type="paragraph" w:customStyle="1" w:styleId="Default">
    <w:name w:val="Default"/>
    <w:qFormat/>
    <w:rsid w:val="007D2197"/>
    <w:pPr>
      <w:widowControl w:val="0"/>
    </w:pPr>
    <w:rPr>
      <w:rFonts w:ascii="KPRWBH+Arial-BoldMT" w:eastAsiaTheme="minorEastAsia" w:hAnsi="KPRWBH+Arial-BoldMT" w:cs="KPRWBH+Arial-BoldMT"/>
      <w:color w:val="000000"/>
      <w:sz w:val="24"/>
      <w:szCs w:val="24"/>
    </w:rPr>
  </w:style>
  <w:style w:type="paragraph" w:customStyle="1" w:styleId="CM3">
    <w:name w:val="CM3"/>
    <w:basedOn w:val="Default"/>
    <w:next w:val="Default"/>
    <w:uiPriority w:val="99"/>
    <w:qFormat/>
    <w:rsid w:val="007D2197"/>
    <w:rPr>
      <w:rFonts w:cstheme="minorBidi"/>
      <w:color w:val="00000A"/>
    </w:rPr>
  </w:style>
  <w:style w:type="paragraph" w:styleId="NoSpacing">
    <w:name w:val="No Spacing"/>
    <w:uiPriority w:val="1"/>
    <w:qFormat/>
    <w:rsid w:val="00F064AF"/>
    <w:rPr>
      <w:rFonts w:ascii="Calibri" w:eastAsia="Times New Roman" w:hAnsi="Calibri"/>
      <w:sz w:val="22"/>
      <w:szCs w:val="22"/>
    </w:rPr>
  </w:style>
  <w:style w:type="paragraph" w:customStyle="1" w:styleId="FrameContents">
    <w:name w:val="Frame Contents"/>
    <w:basedOn w:val="Normal"/>
    <w:qFormat/>
  </w:style>
  <w:style w:type="table" w:styleId="TableGrid">
    <w:name w:val="Table Grid"/>
    <w:basedOn w:val="TableNormal"/>
    <w:rsid w:val="000F58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481E"/>
    <w:rPr>
      <w:color w:val="0000FF" w:themeColor="hyperlink"/>
      <w:u w:val="single"/>
    </w:rPr>
  </w:style>
  <w:style w:type="character" w:styleId="UnresolvedMention">
    <w:name w:val="Unresolved Mention"/>
    <w:basedOn w:val="DefaultParagraphFont"/>
    <w:uiPriority w:val="99"/>
    <w:semiHidden/>
    <w:unhideWhenUsed/>
    <w:rsid w:val="006755D9"/>
    <w:rPr>
      <w:color w:val="605E5C"/>
      <w:shd w:val="clear" w:color="auto" w:fill="E1DFDD"/>
    </w:rPr>
  </w:style>
  <w:style w:type="paragraph" w:customStyle="1" w:styleId="BRIDGEManual">
    <w:name w:val="BRIDGE Manual"/>
    <w:basedOn w:val="Normal"/>
    <w:qFormat/>
    <w:rsid w:val="007032FD"/>
    <w:pPr>
      <w:shd w:val="clear" w:color="auto" w:fill="FFFFFF"/>
      <w:spacing w:before="150" w:after="150"/>
      <w:outlineLvl w:val="2"/>
    </w:pPr>
    <w:rPr>
      <w:rFonts w:asciiTheme="minorHAnsi" w:hAnsiTheme="minorHAnsi" w:cstheme="minorHAnsi"/>
      <w:b/>
      <w:bCs/>
      <w:color w:val="333333"/>
      <w:spacing w:val="5"/>
      <w:sz w:val="36"/>
      <w:szCs w:val="36"/>
    </w:rPr>
  </w:style>
  <w:style w:type="paragraph" w:styleId="TOCHeading">
    <w:name w:val="TOC Heading"/>
    <w:basedOn w:val="Heading1"/>
    <w:next w:val="Normal"/>
    <w:uiPriority w:val="39"/>
    <w:unhideWhenUsed/>
    <w:qFormat/>
    <w:rsid w:val="00D115BD"/>
    <w:pPr>
      <w:keepNext/>
      <w:keepLines/>
      <w:shd w:val="clear" w:color="auto" w:fill="auto"/>
      <w:spacing w:before="480" w:after="0" w:line="276" w:lineRule="auto"/>
      <w:outlineLvl w:val="9"/>
    </w:pPr>
    <w:rPr>
      <w:rFonts w:asciiTheme="majorHAnsi" w:eastAsiaTheme="majorEastAsia" w:hAnsiTheme="majorHAnsi" w:cstheme="majorBidi"/>
      <w:color w:val="365F91" w:themeColor="accent1" w:themeShade="BF"/>
      <w:spacing w:val="0"/>
      <w:sz w:val="28"/>
      <w:szCs w:val="28"/>
    </w:rPr>
  </w:style>
  <w:style w:type="character" w:customStyle="1" w:styleId="BodyTextIndentChar">
    <w:name w:val="Body Text Indent Char"/>
    <w:basedOn w:val="DefaultParagraphFont"/>
    <w:link w:val="BodyTextIndent"/>
    <w:rsid w:val="007032FD"/>
    <w:rPr>
      <w:rFonts w:eastAsia="Times New Roman"/>
      <w:sz w:val="24"/>
      <w:szCs w:val="24"/>
    </w:rPr>
  </w:style>
  <w:style w:type="character" w:customStyle="1" w:styleId="BodyTextChar">
    <w:name w:val="Body Text Char"/>
    <w:basedOn w:val="DefaultParagraphFont"/>
    <w:link w:val="BodyText"/>
    <w:rsid w:val="007032FD"/>
    <w:rPr>
      <w:rFonts w:eastAsia="Times New Roman"/>
    </w:rPr>
  </w:style>
  <w:style w:type="paragraph" w:styleId="TOC1">
    <w:name w:val="toc 1"/>
    <w:aliases w:val="BRIDGE"/>
    <w:basedOn w:val="Normal"/>
    <w:next w:val="Normal"/>
    <w:autoRedefine/>
    <w:uiPriority w:val="39"/>
    <w:unhideWhenUsed/>
    <w:qFormat/>
    <w:rsid w:val="00D115BD"/>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D115BD"/>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D115BD"/>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D115B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115B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15B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15B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15B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15BD"/>
    <w:pPr>
      <w:ind w:left="1920"/>
    </w:pPr>
    <w:rPr>
      <w:rFonts w:asciiTheme="minorHAnsi" w:hAnsiTheme="minorHAnsi" w:cstheme="minorHAnsi"/>
      <w:sz w:val="20"/>
      <w:szCs w:val="20"/>
    </w:rPr>
  </w:style>
  <w:style w:type="character" w:customStyle="1" w:styleId="TitleChar">
    <w:name w:val="Title Char"/>
    <w:basedOn w:val="DefaultParagraphFont"/>
    <w:link w:val="Title"/>
    <w:rsid w:val="00DC43FB"/>
    <w:rPr>
      <w:rFonts w:ascii="Times" w:eastAsia="Times" w:hAnsi="Times"/>
      <w:b/>
      <w:sz w:val="24"/>
    </w:rPr>
  </w:style>
  <w:style w:type="character" w:customStyle="1" w:styleId="CommentTextChar">
    <w:name w:val="Comment Text Char"/>
    <w:basedOn w:val="DefaultParagraphFont"/>
    <w:link w:val="CommentText"/>
    <w:uiPriority w:val="99"/>
    <w:semiHidden/>
    <w:rsid w:val="00DC43FB"/>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77253">
      <w:bodyDiv w:val="1"/>
      <w:marLeft w:val="0"/>
      <w:marRight w:val="0"/>
      <w:marTop w:val="0"/>
      <w:marBottom w:val="0"/>
      <w:divBdr>
        <w:top w:val="none" w:sz="0" w:space="0" w:color="auto"/>
        <w:left w:val="none" w:sz="0" w:space="0" w:color="auto"/>
        <w:bottom w:val="none" w:sz="0" w:space="0" w:color="auto"/>
        <w:right w:val="none" w:sz="0" w:space="0" w:color="auto"/>
      </w:divBdr>
      <w:divsChild>
        <w:div w:id="1727681072">
          <w:marLeft w:val="0"/>
          <w:marRight w:val="0"/>
          <w:marTop w:val="0"/>
          <w:marBottom w:val="0"/>
          <w:divBdr>
            <w:top w:val="none" w:sz="0" w:space="0" w:color="auto"/>
            <w:left w:val="none" w:sz="0" w:space="0" w:color="auto"/>
            <w:bottom w:val="none" w:sz="0" w:space="0" w:color="auto"/>
            <w:right w:val="none" w:sz="0" w:space="0" w:color="auto"/>
          </w:divBdr>
        </w:div>
      </w:divsChild>
    </w:div>
    <w:div w:id="1479417088">
      <w:bodyDiv w:val="1"/>
      <w:marLeft w:val="0"/>
      <w:marRight w:val="0"/>
      <w:marTop w:val="0"/>
      <w:marBottom w:val="0"/>
      <w:divBdr>
        <w:top w:val="none" w:sz="0" w:space="0" w:color="auto"/>
        <w:left w:val="none" w:sz="0" w:space="0" w:color="auto"/>
        <w:bottom w:val="none" w:sz="0" w:space="0" w:color="auto"/>
        <w:right w:val="none" w:sz="0" w:space="0" w:color="auto"/>
      </w:divBdr>
    </w:div>
    <w:div w:id="1539970370">
      <w:bodyDiv w:val="1"/>
      <w:marLeft w:val="0"/>
      <w:marRight w:val="0"/>
      <w:marTop w:val="0"/>
      <w:marBottom w:val="0"/>
      <w:divBdr>
        <w:top w:val="none" w:sz="0" w:space="0" w:color="auto"/>
        <w:left w:val="none" w:sz="0" w:space="0" w:color="auto"/>
        <w:bottom w:val="none" w:sz="0" w:space="0" w:color="auto"/>
        <w:right w:val="none" w:sz="0" w:space="0" w:color="auto"/>
      </w:divBdr>
      <w:divsChild>
        <w:div w:id="1623729440">
          <w:marLeft w:val="0"/>
          <w:marRight w:val="0"/>
          <w:marTop w:val="0"/>
          <w:marBottom w:val="0"/>
          <w:divBdr>
            <w:top w:val="none" w:sz="0" w:space="0" w:color="auto"/>
            <w:left w:val="none" w:sz="0" w:space="0" w:color="auto"/>
            <w:bottom w:val="none" w:sz="0" w:space="0" w:color="auto"/>
            <w:right w:val="none" w:sz="0" w:space="0" w:color="auto"/>
          </w:divBdr>
        </w:div>
      </w:divsChild>
    </w:div>
    <w:div w:id="1653633173">
      <w:bodyDiv w:val="1"/>
      <w:marLeft w:val="0"/>
      <w:marRight w:val="0"/>
      <w:marTop w:val="0"/>
      <w:marBottom w:val="0"/>
      <w:divBdr>
        <w:top w:val="none" w:sz="0" w:space="0" w:color="auto"/>
        <w:left w:val="none" w:sz="0" w:space="0" w:color="auto"/>
        <w:bottom w:val="none" w:sz="0" w:space="0" w:color="auto"/>
        <w:right w:val="none" w:sz="0" w:space="0" w:color="auto"/>
      </w:divBdr>
    </w:div>
    <w:div w:id="1834251382">
      <w:bodyDiv w:val="1"/>
      <w:marLeft w:val="0"/>
      <w:marRight w:val="0"/>
      <w:marTop w:val="0"/>
      <w:marBottom w:val="0"/>
      <w:divBdr>
        <w:top w:val="none" w:sz="0" w:space="0" w:color="auto"/>
        <w:left w:val="none" w:sz="0" w:space="0" w:color="auto"/>
        <w:bottom w:val="none" w:sz="0" w:space="0" w:color="auto"/>
        <w:right w:val="none" w:sz="0" w:space="0" w:color="auto"/>
      </w:divBdr>
      <w:divsChild>
        <w:div w:id="17325800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imothyv@andrew.cmu.edu" TargetMode="External"/><Relationship Id="rId18" Type="http://schemas.openxmlformats.org/officeDocument/2006/relationships/hyperlink" Target="mailto:ecb27@pitt.edu" TargetMode="External"/><Relationship Id="rId26" Type="http://schemas.openxmlformats.org/officeDocument/2006/relationships/image" Target="media/image3.png"/><Relationship Id="rId39" Type="http://schemas.openxmlformats.org/officeDocument/2006/relationships/hyperlink" Target="mailto:jpyles@cmu.edu" TargetMode="External"/><Relationship Id="rId21" Type="http://schemas.openxmlformats.org/officeDocument/2006/relationships/hyperlink" Target="mailto:tk37@andrew.cmu.edu" TargetMode="External"/><Relationship Id="rId34" Type="http://schemas.openxmlformats.org/officeDocument/2006/relationships/hyperlink" Target="mailto:jpyles@cmu.edu" TargetMode="External"/><Relationship Id="rId42" Type="http://schemas.openxmlformats.org/officeDocument/2006/relationships/hyperlink" Target="mailto:vks@andrew.cmu.edu" TargetMode="External"/><Relationship Id="rId47" Type="http://schemas.openxmlformats.org/officeDocument/2006/relationships/image" Target="media/image8.jpeg"/><Relationship Id="rId50" Type="http://schemas.openxmlformats.org/officeDocument/2006/relationships/image" Target="media/image11.gi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km4m@andrew.cmu.edu" TargetMode="External"/><Relationship Id="rId29" Type="http://schemas.openxmlformats.org/officeDocument/2006/relationships/hyperlink" Target="mailto:kurdilla@cmu.edu" TargetMode="External"/><Relationship Id="rId11" Type="http://schemas.openxmlformats.org/officeDocument/2006/relationships/hyperlink" Target="mailto:jpyles@cmu.edu" TargetMode="External"/><Relationship Id="rId24" Type="http://schemas.openxmlformats.org/officeDocument/2006/relationships/hyperlink" Target="mailto:ecb27@pitt.edu" TargetMode="External"/><Relationship Id="rId32" Type="http://schemas.openxmlformats.org/officeDocument/2006/relationships/hyperlink" Target="mailto:jpyles@cmu.edu" TargetMode="External"/><Relationship Id="rId37" Type="http://schemas.openxmlformats.org/officeDocument/2006/relationships/hyperlink" Target="mailto:kurdilla@cmu.edu" TargetMode="External"/><Relationship Id="rId40" Type="http://schemas.openxmlformats.org/officeDocument/2006/relationships/hyperlink" Target="https://schedule.sibr.cmu.edu/" TargetMode="External"/><Relationship Id="rId45" Type="http://schemas.openxmlformats.org/officeDocument/2006/relationships/image" Target="media/image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mailto:jpyles@cmu.edu" TargetMode="External"/><Relationship Id="rId31" Type="http://schemas.openxmlformats.org/officeDocument/2006/relationships/hyperlink" Target="mailto:jpyles@cmu.edu" TargetMode="External"/><Relationship Id="rId44" Type="http://schemas.openxmlformats.org/officeDocument/2006/relationships/image" Target="media/image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wws@pitt.edu" TargetMode="External"/><Relationship Id="rId22" Type="http://schemas.openxmlformats.org/officeDocument/2006/relationships/hyperlink" Target="mailto:vks@andrew.cmu.edu" TargetMode="External"/><Relationship Id="rId27" Type="http://schemas.openxmlformats.org/officeDocument/2006/relationships/hyperlink" Target="mailto:jpyles@cmu.edu" TargetMode="External"/><Relationship Id="rId30" Type="http://schemas.openxmlformats.org/officeDocument/2006/relationships/hyperlink" Target="mailto:jpyles@cmu.edu" TargetMode="External"/><Relationship Id="rId35" Type="http://schemas.openxmlformats.org/officeDocument/2006/relationships/hyperlink" Target="mailto:jpyles@cmu.edu" TargetMode="External"/><Relationship Id="rId43" Type="http://schemas.openxmlformats.org/officeDocument/2006/relationships/image" Target="media/image4.png"/><Relationship Id="rId48" Type="http://schemas.openxmlformats.org/officeDocument/2006/relationships/image" Target="media/image9.gif"/><Relationship Id="rId8" Type="http://schemas.openxmlformats.org/officeDocument/2006/relationships/endnotes" Target="endnotes.xml"/><Relationship Id="rId51" Type="http://schemas.openxmlformats.org/officeDocument/2006/relationships/image" Target="media/image12.gif"/><Relationship Id="rId3" Type="http://schemas.openxmlformats.org/officeDocument/2006/relationships/numbering" Target="numbering.xml"/><Relationship Id="rId12" Type="http://schemas.openxmlformats.org/officeDocument/2006/relationships/hyperlink" Target="mailto:kurdilla@cmu.edu" TargetMode="External"/><Relationship Id="rId17" Type="http://schemas.openxmlformats.org/officeDocument/2006/relationships/hyperlink" Target="mailto:gingerp@andrew.cmu.edu" TargetMode="External"/><Relationship Id="rId25" Type="http://schemas.openxmlformats.org/officeDocument/2006/relationships/hyperlink" Target="mailto:km4m@andrew.cmu.edu" TargetMode="External"/><Relationship Id="rId33" Type="http://schemas.openxmlformats.org/officeDocument/2006/relationships/hyperlink" Target="mailto:jpyles@cmu.edu" TargetMode="External"/><Relationship Id="rId38" Type="http://schemas.openxmlformats.org/officeDocument/2006/relationships/hyperlink" Target="mailto:jpyles@cmu.edu" TargetMode="External"/><Relationship Id="rId46" Type="http://schemas.openxmlformats.org/officeDocument/2006/relationships/image" Target="media/image7.png"/><Relationship Id="rId20" Type="http://schemas.openxmlformats.org/officeDocument/2006/relationships/hyperlink" Target="mailto:kurdilla@cmu.edu" TargetMode="External"/><Relationship Id="rId41" Type="http://schemas.openxmlformats.org/officeDocument/2006/relationships/hyperlink" Target="mailto:kurdilla@cmu.edu"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k37@andrew.cmu.edu" TargetMode="External"/><Relationship Id="rId23" Type="http://schemas.openxmlformats.org/officeDocument/2006/relationships/hyperlink" Target="mailto:gingerp@cmu.edu" TargetMode="External"/><Relationship Id="rId28" Type="http://schemas.openxmlformats.org/officeDocument/2006/relationships/hyperlink" Target="mailto:jpyles@cmu.edu" TargetMode="External"/><Relationship Id="rId36" Type="http://schemas.openxmlformats.org/officeDocument/2006/relationships/hyperlink" Target="mailto:jpyles@cmu.edu" TargetMode="External"/><Relationship Id="rId49"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5E00D-C9BA-8B41-8CE4-3522D638F7BF}">
  <ds:schemaRefs>
    <ds:schemaRef ds:uri="http://schemas.openxmlformats.org/officeDocument/2006/bibliography"/>
  </ds:schemaRefs>
</ds:datastoreItem>
</file>

<file path=customXml/itemProps2.xml><?xml version="1.0" encoding="utf-8"?>
<ds:datastoreItem xmlns:ds="http://schemas.openxmlformats.org/officeDocument/2006/customXml" ds:itemID="{ED721A17-E8FC-124A-82BE-CF7A0BE2D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48</Pages>
  <Words>14857</Words>
  <Characters>84686</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Just</dc:creator>
  <dc:description/>
  <cp:lastModifiedBy>John Pyles</cp:lastModifiedBy>
  <cp:revision>9</cp:revision>
  <cp:lastPrinted>2018-11-19T20:17:00Z</cp:lastPrinted>
  <dcterms:created xsi:type="dcterms:W3CDTF">2018-12-12T05:04:00Z</dcterms:created>
  <dcterms:modified xsi:type="dcterms:W3CDTF">2018-12-13T01:25:00Z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